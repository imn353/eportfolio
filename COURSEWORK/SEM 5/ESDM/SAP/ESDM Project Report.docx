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3FED" w14:textId="29F92982" w:rsidR="009E4F4E" w:rsidRPr="00731442" w:rsidRDefault="009E4F4E" w:rsidP="2BAA8972">
      <w:pPr>
        <w:spacing w:line="276" w:lineRule="auto"/>
        <w:jc w:val="both"/>
        <w:rPr>
          <w:rFonts w:ascii="Times New Roman" w:eastAsia="Times New Roman" w:hAnsi="Times New Roman" w:cs="Times New Roman"/>
          <w:color w:val="000000" w:themeColor="text1"/>
        </w:rPr>
      </w:pPr>
    </w:p>
    <w:p w14:paraId="2D0D5895" w14:textId="3577F829" w:rsidR="009E4F4E" w:rsidRPr="00731442" w:rsidRDefault="0BA5A4CB">
      <w:pPr>
        <w:spacing w:line="276" w:lineRule="auto"/>
        <w:jc w:val="center"/>
        <w:rPr>
          <w:rFonts w:ascii="Times New Roman" w:eastAsia="Times New Roman" w:hAnsi="Times New Roman" w:cs="Times New Roman"/>
          <w:color w:val="000000" w:themeColor="text1"/>
        </w:rPr>
        <w:pPrChange w:id="0" w:author="Guest User" w:date="2025-12-28T09:49:00Z">
          <w:pPr>
            <w:spacing w:line="276" w:lineRule="auto"/>
            <w:jc w:val="both"/>
          </w:pPr>
        </w:pPrChange>
      </w:pPr>
      <w:r w:rsidRPr="00731442">
        <w:rPr>
          <w:rFonts w:ascii="Times New Roman" w:hAnsi="Times New Roman" w:cs="Times New Roman"/>
          <w:noProof/>
        </w:rPr>
        <w:drawing>
          <wp:inline distT="0" distB="0" distL="0" distR="0" wp14:anchorId="2DBF8465" wp14:editId="162144E1">
            <wp:extent cx="4572000" cy="1524000"/>
            <wp:effectExtent l="0" t="0" r="0" b="0"/>
            <wp:docPr id="50860281" name="drawing" title="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0281" name="Picture 50860281"/>
                    <pic:cNvPicPr/>
                  </pic:nvPicPr>
                  <pic:blipFill>
                    <a:blip r:embed="rId8">
                      <a:extLst>
                        <a:ext uri="{28A0092B-C50C-407E-A947-70E740481C1C}">
                          <a14:useLocalDpi xmlns:a14="http://schemas.microsoft.com/office/drawing/2010/main"/>
                        </a:ext>
                      </a:extLst>
                    </a:blip>
                    <a:stretch>
                      <a:fillRect/>
                    </a:stretch>
                  </pic:blipFill>
                  <pic:spPr>
                    <a:xfrm>
                      <a:off x="0" y="0"/>
                      <a:ext cx="4572000" cy="1524000"/>
                    </a:xfrm>
                    <a:prstGeom prst="rect">
                      <a:avLst/>
                    </a:prstGeom>
                  </pic:spPr>
                </pic:pic>
              </a:graphicData>
            </a:graphic>
          </wp:inline>
        </w:drawing>
      </w:r>
      <w:r w:rsidR="0011163A" w:rsidRPr="00731442">
        <w:rPr>
          <w:rFonts w:ascii="Times New Roman" w:hAnsi="Times New Roman" w:cs="Times New Roman"/>
        </w:rPr>
        <w:br/>
      </w:r>
      <w:r w:rsidRPr="00731442">
        <w:rPr>
          <w:rFonts w:ascii="Times New Roman" w:eastAsia="Times New Roman" w:hAnsi="Times New Roman" w:cs="Times New Roman"/>
          <w:b/>
          <w:bCs/>
          <w:color w:val="000000" w:themeColor="text1"/>
          <w:lang w:val="en-MY"/>
        </w:rPr>
        <w:t>___________________________________________________________________________</w:t>
      </w:r>
    </w:p>
    <w:p w14:paraId="6A86B57F" w14:textId="5E094D59" w:rsidR="009E4F4E" w:rsidRPr="00731442" w:rsidRDefault="0BA5A4CB">
      <w:pPr>
        <w:spacing w:line="276" w:lineRule="auto"/>
        <w:jc w:val="center"/>
        <w:rPr>
          <w:rFonts w:ascii="Times New Roman" w:eastAsia="Times New Roman" w:hAnsi="Times New Roman" w:cs="Times New Roman"/>
          <w:color w:val="000000" w:themeColor="text1"/>
        </w:rPr>
        <w:pPrChange w:id="1" w:author="Guest User" w:date="2025-12-28T09:49:00Z">
          <w:pPr>
            <w:spacing w:line="276" w:lineRule="auto"/>
            <w:jc w:val="both"/>
          </w:pPr>
        </w:pPrChange>
      </w:pPr>
      <w:r w:rsidRPr="00731442">
        <w:rPr>
          <w:rFonts w:ascii="Times New Roman" w:eastAsia="Times New Roman" w:hAnsi="Times New Roman" w:cs="Times New Roman"/>
          <w:b/>
          <w:bCs/>
          <w:color w:val="000000" w:themeColor="text1"/>
          <w:lang w:val="en-MY"/>
        </w:rPr>
        <w:t>FACULTY OF COMPUTING</w:t>
      </w:r>
    </w:p>
    <w:p w14:paraId="340A3DE4" w14:textId="6B975626" w:rsidR="009E4F4E" w:rsidRPr="00731442" w:rsidRDefault="0BA5A4CB">
      <w:pPr>
        <w:spacing w:line="276" w:lineRule="auto"/>
        <w:jc w:val="center"/>
        <w:rPr>
          <w:rFonts w:ascii="Times New Roman" w:eastAsia="Times New Roman" w:hAnsi="Times New Roman" w:cs="Times New Roman"/>
          <w:color w:val="000000" w:themeColor="text1"/>
        </w:rPr>
        <w:pPrChange w:id="2" w:author="Guest User" w:date="2025-12-28T09:49:00Z">
          <w:pPr>
            <w:spacing w:line="276" w:lineRule="auto"/>
            <w:jc w:val="both"/>
          </w:pPr>
        </w:pPrChange>
      </w:pPr>
      <w:r w:rsidRPr="00731442">
        <w:rPr>
          <w:rFonts w:ascii="Times New Roman" w:eastAsia="Times New Roman" w:hAnsi="Times New Roman" w:cs="Times New Roman"/>
          <w:b/>
          <w:bCs/>
          <w:color w:val="000000" w:themeColor="text1"/>
          <w:lang w:val="en-MY"/>
        </w:rPr>
        <w:t>SEMESTER 1 2025/2026</w:t>
      </w:r>
    </w:p>
    <w:p w14:paraId="6EC4DEBE" w14:textId="1EA2562D" w:rsidR="009E4F4E" w:rsidRPr="00731442" w:rsidRDefault="0BA5A4CB">
      <w:pPr>
        <w:spacing w:line="276" w:lineRule="auto"/>
        <w:jc w:val="center"/>
        <w:rPr>
          <w:rFonts w:ascii="Times New Roman" w:eastAsia="Times New Roman" w:hAnsi="Times New Roman" w:cs="Times New Roman"/>
          <w:color w:val="000000" w:themeColor="text1"/>
        </w:rPr>
        <w:pPrChange w:id="3" w:author="Guest User" w:date="2025-12-28T09:49:00Z">
          <w:pPr>
            <w:spacing w:line="276" w:lineRule="auto"/>
            <w:jc w:val="both"/>
          </w:pPr>
        </w:pPrChange>
      </w:pPr>
      <w:r w:rsidRPr="00731442">
        <w:rPr>
          <w:rFonts w:ascii="Times New Roman" w:eastAsia="Times New Roman" w:hAnsi="Times New Roman" w:cs="Times New Roman"/>
          <w:b/>
          <w:bCs/>
          <w:color w:val="000000" w:themeColor="text1"/>
          <w:lang w:val="en-MY"/>
        </w:rPr>
        <w:t>___________________________________________________________________________</w:t>
      </w:r>
    </w:p>
    <w:p w14:paraId="36B1A5EF" w14:textId="0321D0BC" w:rsidR="009E4F4E" w:rsidRPr="00731442" w:rsidRDefault="0BA5A4CB">
      <w:pPr>
        <w:spacing w:line="360" w:lineRule="auto"/>
        <w:jc w:val="center"/>
        <w:rPr>
          <w:rFonts w:ascii="Times New Roman" w:eastAsia="Times New Roman" w:hAnsi="Times New Roman" w:cs="Times New Roman"/>
          <w:color w:val="000000" w:themeColor="text1"/>
        </w:rPr>
        <w:pPrChange w:id="4" w:author="Guest User" w:date="2025-12-28T09:49:00Z">
          <w:pPr>
            <w:spacing w:line="360" w:lineRule="auto"/>
            <w:jc w:val="both"/>
          </w:pPr>
        </w:pPrChange>
      </w:pPr>
      <w:r w:rsidRPr="00731442">
        <w:rPr>
          <w:rFonts w:ascii="Times New Roman" w:eastAsia="Times New Roman" w:hAnsi="Times New Roman" w:cs="Times New Roman"/>
          <w:b/>
          <w:bCs/>
          <w:color w:val="000000" w:themeColor="text1"/>
          <w:lang w:val="en-MY"/>
        </w:rPr>
        <w:t>SECP3744 – ENTERPRISE SYSTEMS DESIGN AND MODELLING (WBL)</w:t>
      </w:r>
    </w:p>
    <w:p w14:paraId="599735DD" w14:textId="28E326BF" w:rsidR="009E4F4E" w:rsidRPr="00731442" w:rsidRDefault="0BA5A4CB">
      <w:pPr>
        <w:spacing w:line="360" w:lineRule="auto"/>
        <w:jc w:val="center"/>
        <w:rPr>
          <w:rFonts w:ascii="Times New Roman" w:eastAsia="Times New Roman" w:hAnsi="Times New Roman" w:cs="Times New Roman"/>
          <w:color w:val="000000" w:themeColor="text1"/>
        </w:rPr>
        <w:pPrChange w:id="5" w:author="Guest User" w:date="2025-12-28T09:49:00Z">
          <w:pPr>
            <w:spacing w:line="360" w:lineRule="auto"/>
            <w:jc w:val="both"/>
          </w:pPr>
        </w:pPrChange>
      </w:pPr>
      <w:r w:rsidRPr="00731442">
        <w:rPr>
          <w:rFonts w:ascii="Times New Roman" w:eastAsia="Times New Roman" w:hAnsi="Times New Roman" w:cs="Times New Roman"/>
          <w:b/>
          <w:bCs/>
          <w:color w:val="000000" w:themeColor="text1"/>
          <w:lang w:val="en-MY"/>
        </w:rPr>
        <w:t>SECTION 1</w:t>
      </w:r>
    </w:p>
    <w:p w14:paraId="59DF0DDC" w14:textId="65F06A99" w:rsidR="009E4F4E" w:rsidRPr="00731442" w:rsidRDefault="0BA5A4CB">
      <w:pPr>
        <w:shd w:val="clear" w:color="auto" w:fill="FFFFFF" w:themeFill="background1"/>
        <w:spacing w:after="0" w:line="360" w:lineRule="auto"/>
        <w:jc w:val="center"/>
        <w:rPr>
          <w:rFonts w:ascii="Times New Roman" w:eastAsia="Times New Roman" w:hAnsi="Times New Roman" w:cs="Times New Roman"/>
          <w:color w:val="000000" w:themeColor="text1"/>
        </w:rPr>
        <w:pPrChange w:id="6" w:author="Guest User" w:date="2025-12-28T09:49:00Z">
          <w:pPr>
            <w:shd w:val="clear" w:color="auto" w:fill="FFFFFF" w:themeFill="background1"/>
            <w:spacing w:after="0" w:line="360" w:lineRule="auto"/>
            <w:jc w:val="both"/>
          </w:pPr>
        </w:pPrChange>
      </w:pPr>
      <w:r w:rsidRPr="00731442">
        <w:rPr>
          <w:rFonts w:ascii="Times New Roman" w:eastAsia="Times New Roman" w:hAnsi="Times New Roman" w:cs="Times New Roman"/>
          <w:b/>
          <w:bCs/>
          <w:color w:val="000000" w:themeColor="text1"/>
          <w:lang w:val="en-MY"/>
        </w:rPr>
        <w:t xml:space="preserve">TITLE: </w:t>
      </w:r>
    </w:p>
    <w:p w14:paraId="6AE5EEB3" w14:textId="64C8FDF4" w:rsidR="009E4F4E" w:rsidRPr="00731442" w:rsidRDefault="0BA5A4CB">
      <w:pPr>
        <w:spacing w:after="0" w:line="360" w:lineRule="auto"/>
        <w:jc w:val="center"/>
        <w:rPr>
          <w:rFonts w:ascii="Times New Roman" w:eastAsia="Times New Roman" w:hAnsi="Times New Roman" w:cs="Times New Roman"/>
          <w:color w:val="000000" w:themeColor="text1"/>
        </w:rPr>
        <w:pPrChange w:id="7" w:author="Guest User" w:date="2025-12-28T09:49:00Z">
          <w:pPr>
            <w:spacing w:after="0" w:line="360" w:lineRule="auto"/>
            <w:jc w:val="both"/>
          </w:pPr>
        </w:pPrChange>
      </w:pPr>
      <w:r w:rsidRPr="00731442">
        <w:rPr>
          <w:rFonts w:ascii="Times New Roman" w:eastAsia="Times New Roman" w:hAnsi="Times New Roman" w:cs="Times New Roman"/>
          <w:b/>
          <w:bCs/>
          <w:color w:val="000000" w:themeColor="text1"/>
        </w:rPr>
        <w:t>ENTERPRISE SYSTEM DEVELOPMENT AND MANAGEMENT (ESDM) PROJECT</w:t>
      </w:r>
    </w:p>
    <w:p w14:paraId="4D32194B" w14:textId="54CC0FDD" w:rsidR="009E4F4E" w:rsidRPr="00731442" w:rsidRDefault="009E4F4E">
      <w:pPr>
        <w:shd w:val="clear" w:color="auto" w:fill="FFFFFF" w:themeFill="background1"/>
        <w:spacing w:after="0" w:line="360" w:lineRule="auto"/>
        <w:jc w:val="center"/>
        <w:rPr>
          <w:rFonts w:ascii="Times New Roman" w:eastAsia="Times New Roman" w:hAnsi="Times New Roman" w:cs="Times New Roman"/>
          <w:color w:val="1F1F1F"/>
        </w:rPr>
        <w:pPrChange w:id="8" w:author="Guest User" w:date="2025-12-28T09:49:00Z">
          <w:pPr>
            <w:shd w:val="clear" w:color="auto" w:fill="FFFFFF" w:themeFill="background1"/>
            <w:spacing w:after="0" w:line="360" w:lineRule="auto"/>
            <w:jc w:val="both"/>
          </w:pPr>
        </w:pPrChange>
      </w:pPr>
    </w:p>
    <w:p w14:paraId="0C206FDC" w14:textId="7CEAB6B2" w:rsidR="009E4F4E" w:rsidRPr="00731442" w:rsidRDefault="0BA5A4CB">
      <w:pPr>
        <w:spacing w:line="360" w:lineRule="auto"/>
        <w:jc w:val="center"/>
        <w:rPr>
          <w:rFonts w:ascii="Times New Roman" w:eastAsia="Times New Roman" w:hAnsi="Times New Roman" w:cs="Times New Roman"/>
          <w:color w:val="000000" w:themeColor="text1"/>
        </w:rPr>
        <w:pPrChange w:id="9" w:author="Guest User" w:date="2025-12-28T09:49:00Z">
          <w:pPr>
            <w:spacing w:line="360" w:lineRule="auto"/>
            <w:jc w:val="both"/>
          </w:pPr>
        </w:pPrChange>
      </w:pPr>
      <w:r w:rsidRPr="00731442">
        <w:rPr>
          <w:rFonts w:ascii="Times New Roman" w:eastAsia="Times New Roman" w:hAnsi="Times New Roman" w:cs="Times New Roman"/>
          <w:b/>
          <w:bCs/>
          <w:color w:val="000000" w:themeColor="text1"/>
          <w:lang w:val="en-MY"/>
        </w:rPr>
        <w:t>LECTURER: DR. ARYATI BINTI BAKR</w:t>
      </w:r>
      <w:r w:rsidR="65C5AC01" w:rsidRPr="00731442">
        <w:rPr>
          <w:rFonts w:ascii="Times New Roman" w:eastAsia="Times New Roman" w:hAnsi="Times New Roman" w:cs="Times New Roman"/>
          <w:b/>
          <w:bCs/>
          <w:color w:val="000000" w:themeColor="text1"/>
          <w:lang w:val="en-MY"/>
        </w:rPr>
        <w:t>I</w:t>
      </w:r>
    </w:p>
    <w:p w14:paraId="473932CB" w14:textId="14AFA614"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6A9CCA2A" w14:textId="3B5BD6D6" w:rsidR="009E4F4E" w:rsidRPr="00731442" w:rsidRDefault="009E4F4E" w:rsidP="2BAA8972">
      <w:pPr>
        <w:jc w:val="both"/>
        <w:rPr>
          <w:rFonts w:ascii="Times New Roman" w:eastAsia="Times New Roman" w:hAnsi="Times New Roman" w:cs="Times New Roman"/>
          <w:color w:val="000000" w:themeColor="text1"/>
        </w:rPr>
      </w:pPr>
    </w:p>
    <w:p w14:paraId="16A3B6FF" w14:textId="59565735" w:rsidR="009E4F4E" w:rsidRPr="00731442" w:rsidRDefault="009E4F4E" w:rsidP="2BAA8972">
      <w:pPr>
        <w:spacing w:line="360" w:lineRule="auto"/>
        <w:jc w:val="both"/>
        <w:rPr>
          <w:rFonts w:ascii="Times New Roman" w:eastAsia="Times New Roman" w:hAnsi="Times New Roman" w:cs="Times New Roman"/>
          <w:b/>
          <w:bCs/>
          <w:color w:val="000000" w:themeColor="text1"/>
          <w:lang w:val="en-MY"/>
        </w:rPr>
      </w:pPr>
    </w:p>
    <w:p w14:paraId="241E77D8" w14:textId="675C2F16" w:rsidR="009E4F4E" w:rsidRPr="00731442" w:rsidRDefault="0011163A" w:rsidP="2BAA8972">
      <w:pPr>
        <w:jc w:val="both"/>
        <w:rPr>
          <w:rFonts w:ascii="Times New Roman" w:eastAsia="Times New Roman" w:hAnsi="Times New Roman" w:cs="Times New Roman"/>
        </w:rPr>
      </w:pPr>
      <w:r w:rsidRPr="00731442">
        <w:rPr>
          <w:rFonts w:ascii="Times New Roman" w:eastAsia="Times New Roman" w:hAnsi="Times New Roman" w:cs="Times New Roman"/>
        </w:rPr>
        <w:br w:type="page"/>
      </w:r>
    </w:p>
    <w:p w14:paraId="591DBAC0" w14:textId="558666A5" w:rsidR="009E4F4E" w:rsidRPr="00731442" w:rsidRDefault="0BA5A4CB">
      <w:pPr>
        <w:spacing w:line="360" w:lineRule="auto"/>
        <w:jc w:val="center"/>
        <w:rPr>
          <w:rFonts w:ascii="Times New Roman" w:eastAsia="Times New Roman" w:hAnsi="Times New Roman" w:cs="Times New Roman"/>
          <w:color w:val="000000" w:themeColor="text1"/>
        </w:rPr>
        <w:pPrChange w:id="10" w:author="Guest User" w:date="2025-12-28T09:49:00Z">
          <w:pPr>
            <w:spacing w:line="360" w:lineRule="auto"/>
            <w:jc w:val="both"/>
          </w:pPr>
        </w:pPrChange>
      </w:pPr>
      <w:r w:rsidRPr="00731442">
        <w:rPr>
          <w:rFonts w:ascii="Times New Roman" w:eastAsia="Times New Roman" w:hAnsi="Times New Roman" w:cs="Times New Roman"/>
          <w:b/>
          <w:bCs/>
          <w:color w:val="000000" w:themeColor="text1"/>
          <w:lang w:val="en-MY"/>
        </w:rPr>
        <w:lastRenderedPageBreak/>
        <w:t>TABLE OF CONTENTS</w:t>
      </w:r>
    </w:p>
    <w:sdt>
      <w:sdtPr>
        <w:rPr>
          <w:rFonts w:ascii="Times New Roman" w:hAnsi="Times New Roman" w:cs="Times New Roman"/>
        </w:rPr>
        <w:id w:val="1200878268"/>
        <w:docPartObj>
          <w:docPartGallery w:val="Table of Contents"/>
          <w:docPartUnique/>
        </w:docPartObj>
      </w:sdtPr>
      <w:sdtContent>
        <w:p w14:paraId="38E29352" w14:textId="2ED69494" w:rsidR="009E4F4E" w:rsidRPr="00731442" w:rsidRDefault="2BAA8972" w:rsidP="0873BC31">
          <w:pPr>
            <w:pStyle w:val="TOC1"/>
            <w:tabs>
              <w:tab w:val="right" w:leader="dot" w:pos="9360"/>
            </w:tabs>
            <w:rPr>
              <w:rStyle w:val="Hyperlink"/>
              <w:rFonts w:ascii="Times New Roman" w:hAnsi="Times New Roman" w:cs="Times New Roman"/>
              <w:noProof/>
            </w:rPr>
          </w:pPr>
          <w:r w:rsidRPr="00731442">
            <w:rPr>
              <w:rFonts w:ascii="Times New Roman" w:hAnsi="Times New Roman" w:cs="Times New Roman"/>
            </w:rPr>
            <w:fldChar w:fldCharType="begin"/>
          </w:r>
          <w:r w:rsidR="0011163A" w:rsidRPr="00731442">
            <w:rPr>
              <w:rFonts w:ascii="Times New Roman" w:hAnsi="Times New Roman" w:cs="Times New Roman"/>
            </w:rPr>
            <w:instrText>TOC \o "1-9" \z \u \h</w:instrText>
          </w:r>
          <w:r w:rsidRPr="00731442">
            <w:rPr>
              <w:rFonts w:ascii="Times New Roman" w:hAnsi="Times New Roman" w:cs="Times New Roman"/>
            </w:rPr>
            <w:fldChar w:fldCharType="separate"/>
          </w:r>
          <w:hyperlink w:anchor="_Toc1604888128">
            <w:r w:rsidRPr="00731442">
              <w:rPr>
                <w:rStyle w:val="Hyperlink"/>
                <w:rFonts w:ascii="Times New Roman" w:hAnsi="Times New Roman" w:cs="Times New Roman"/>
                <w:noProof/>
              </w:rPr>
              <w:t>LIST OF TABLES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_Toc1604888128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4</w:t>
            </w:r>
            <w:r w:rsidR="0011163A" w:rsidRPr="00731442">
              <w:rPr>
                <w:rFonts w:ascii="Times New Roman" w:hAnsi="Times New Roman" w:cs="Times New Roman"/>
                <w:noProof/>
              </w:rPr>
              <w:fldChar w:fldCharType="end"/>
            </w:r>
          </w:hyperlink>
        </w:p>
        <w:p w14:paraId="2C3AD1B3" w14:textId="3538F473" w:rsidR="009E4F4E" w:rsidRPr="00731442" w:rsidRDefault="2BAA8972" w:rsidP="0873BC31">
          <w:pPr>
            <w:pStyle w:val="TOC1"/>
            <w:tabs>
              <w:tab w:val="right" w:leader="dot" w:pos="9360"/>
            </w:tabs>
            <w:rPr>
              <w:rStyle w:val="Hyperlink"/>
              <w:rFonts w:ascii="Times New Roman" w:hAnsi="Times New Roman" w:cs="Times New Roman"/>
              <w:noProof/>
            </w:rPr>
          </w:pPr>
          <w:hyperlink w:anchor="_Toc1377128595">
            <w:r w:rsidRPr="00731442">
              <w:rPr>
                <w:rStyle w:val="Hyperlink"/>
                <w:rFonts w:ascii="Times New Roman" w:hAnsi="Times New Roman" w:cs="Times New Roman"/>
                <w:noProof/>
              </w:rPr>
              <w:t>LIST OF FIGURES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_Toc1377128595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4</w:t>
            </w:r>
            <w:r w:rsidR="0011163A" w:rsidRPr="00731442">
              <w:rPr>
                <w:rFonts w:ascii="Times New Roman" w:hAnsi="Times New Roman" w:cs="Times New Roman"/>
                <w:noProof/>
              </w:rPr>
              <w:fldChar w:fldCharType="end"/>
            </w:r>
          </w:hyperlink>
        </w:p>
        <w:p w14:paraId="408925EA" w14:textId="4A3739CE" w:rsidR="009E4F4E" w:rsidRPr="00731442" w:rsidRDefault="2BAA8972" w:rsidP="0873BC31">
          <w:pPr>
            <w:pStyle w:val="TOC1"/>
            <w:tabs>
              <w:tab w:val="right" w:leader="dot" w:pos="9360"/>
            </w:tabs>
            <w:rPr>
              <w:rStyle w:val="Hyperlink"/>
              <w:rFonts w:ascii="Times New Roman" w:hAnsi="Times New Roman" w:cs="Times New Roman"/>
              <w:noProof/>
            </w:rPr>
          </w:pPr>
          <w:hyperlink w:anchor="_Toc903289250">
            <w:r w:rsidRPr="00731442">
              <w:rPr>
                <w:rStyle w:val="Hyperlink"/>
                <w:rFonts w:ascii="Times New Roman" w:hAnsi="Times New Roman" w:cs="Times New Roman"/>
                <w:noProof/>
              </w:rPr>
              <w:t>LIST OF ABBREVIATIONS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_Toc903289250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4</w:t>
            </w:r>
            <w:r w:rsidR="0011163A" w:rsidRPr="00731442">
              <w:rPr>
                <w:rFonts w:ascii="Times New Roman" w:hAnsi="Times New Roman" w:cs="Times New Roman"/>
                <w:noProof/>
              </w:rPr>
              <w:fldChar w:fldCharType="end"/>
            </w:r>
          </w:hyperlink>
        </w:p>
        <w:p w14:paraId="539278E5" w14:textId="32B4FE49" w:rsidR="009E4F4E" w:rsidRPr="00731442" w:rsidRDefault="2BAA8972" w:rsidP="0873BC31">
          <w:pPr>
            <w:pStyle w:val="TOC1"/>
            <w:tabs>
              <w:tab w:val="right" w:leader="dot" w:pos="9360"/>
            </w:tabs>
            <w:rPr>
              <w:rStyle w:val="Hyperlink"/>
              <w:rFonts w:ascii="Times New Roman" w:hAnsi="Times New Roman" w:cs="Times New Roman"/>
              <w:noProof/>
            </w:rPr>
          </w:pPr>
          <w:hyperlink w:anchor="_Toc2097811078">
            <w:r w:rsidRPr="00731442">
              <w:rPr>
                <w:rStyle w:val="Hyperlink"/>
                <w:rFonts w:ascii="Times New Roman" w:hAnsi="Times New Roman" w:cs="Times New Roman"/>
                <w:noProof/>
              </w:rPr>
              <w:t>LIST OF APPENDICES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_Toc2097811078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5</w:t>
            </w:r>
            <w:r w:rsidR="0011163A" w:rsidRPr="00731442">
              <w:rPr>
                <w:rFonts w:ascii="Times New Roman" w:hAnsi="Times New Roman" w:cs="Times New Roman"/>
                <w:noProof/>
              </w:rPr>
              <w:fldChar w:fldCharType="end"/>
            </w:r>
          </w:hyperlink>
        </w:p>
        <w:p w14:paraId="1DDC2AD0" w14:textId="7492DD23" w:rsidR="009E4F4E" w:rsidRPr="00731442" w:rsidRDefault="2BAA8972" w:rsidP="0873BC31">
          <w:pPr>
            <w:pStyle w:val="TOC1"/>
            <w:tabs>
              <w:tab w:val="right" w:leader="dot" w:pos="9360"/>
            </w:tabs>
            <w:rPr>
              <w:rStyle w:val="Hyperlink"/>
              <w:rFonts w:ascii="Times New Roman" w:hAnsi="Times New Roman" w:cs="Times New Roman"/>
              <w:noProof/>
            </w:rPr>
          </w:pPr>
          <w:hyperlink w:anchor="_Toc320925754">
            <w:r w:rsidRPr="00731442">
              <w:rPr>
                <w:rStyle w:val="Hyperlink"/>
                <w:rFonts w:ascii="Times New Roman" w:hAnsi="Times New Roman" w:cs="Times New Roman"/>
                <w:noProof/>
              </w:rPr>
              <w:t>CHAPTER 1</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_Toc320925754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6</w:t>
            </w:r>
            <w:r w:rsidR="0011163A" w:rsidRPr="00731442">
              <w:rPr>
                <w:rFonts w:ascii="Times New Roman" w:hAnsi="Times New Roman" w:cs="Times New Roman"/>
                <w:noProof/>
              </w:rPr>
              <w:fldChar w:fldCharType="end"/>
            </w:r>
          </w:hyperlink>
        </w:p>
        <w:p w14:paraId="7743863E" w14:textId="622D8F25" w:rsidR="009E4F4E" w:rsidRPr="00731442" w:rsidRDefault="2BAA8972" w:rsidP="0873BC31">
          <w:pPr>
            <w:pStyle w:val="TOC2"/>
            <w:tabs>
              <w:tab w:val="right" w:leader="dot" w:pos="9360"/>
            </w:tabs>
            <w:rPr>
              <w:rStyle w:val="Hyperlink"/>
              <w:rFonts w:ascii="Times New Roman" w:hAnsi="Times New Roman" w:cs="Times New Roman"/>
              <w:noProof/>
            </w:rPr>
          </w:pPr>
          <w:hyperlink w:anchor="_Toc475023162">
            <w:r w:rsidRPr="00731442">
              <w:rPr>
                <w:rStyle w:val="Hyperlink"/>
                <w:rFonts w:ascii="Times New Roman" w:hAnsi="Times New Roman" w:cs="Times New Roman"/>
                <w:noProof/>
              </w:rPr>
              <w:t>1.1OVERVIEW</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_Toc475023162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6</w:t>
            </w:r>
            <w:r w:rsidR="0011163A" w:rsidRPr="00731442">
              <w:rPr>
                <w:rFonts w:ascii="Times New Roman" w:hAnsi="Times New Roman" w:cs="Times New Roman"/>
                <w:noProof/>
              </w:rPr>
              <w:fldChar w:fldCharType="end"/>
            </w:r>
          </w:hyperlink>
        </w:p>
        <w:p w14:paraId="29DFBDB5" w14:textId="58F9EB4A" w:rsidR="009E4F4E" w:rsidRPr="00731442" w:rsidRDefault="2BAA8972" w:rsidP="0873BC31">
          <w:pPr>
            <w:pStyle w:val="TOC2"/>
            <w:tabs>
              <w:tab w:val="right" w:leader="dot" w:pos="9360"/>
            </w:tabs>
            <w:rPr>
              <w:rStyle w:val="Hyperlink"/>
              <w:rFonts w:ascii="Times New Roman" w:hAnsi="Times New Roman" w:cs="Times New Roman"/>
              <w:noProof/>
            </w:rPr>
          </w:pPr>
          <w:hyperlink w:anchor="_Toc755326969">
            <w:r w:rsidRPr="00731442">
              <w:rPr>
                <w:rStyle w:val="Hyperlink"/>
                <w:rFonts w:ascii="Times New Roman" w:hAnsi="Times New Roman" w:cs="Times New Roman"/>
                <w:noProof/>
              </w:rPr>
              <w:t>1.2PROBLEM STATEMENT</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_Toc755326969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6</w:t>
            </w:r>
            <w:r w:rsidR="0011163A" w:rsidRPr="00731442">
              <w:rPr>
                <w:rFonts w:ascii="Times New Roman" w:hAnsi="Times New Roman" w:cs="Times New Roman"/>
                <w:noProof/>
              </w:rPr>
              <w:fldChar w:fldCharType="end"/>
            </w:r>
          </w:hyperlink>
        </w:p>
        <w:p w14:paraId="37C80991" w14:textId="68E893ED" w:rsidR="009E4F4E" w:rsidRPr="00731442" w:rsidRDefault="2BAA8972" w:rsidP="0873BC31">
          <w:pPr>
            <w:pStyle w:val="TOC2"/>
            <w:tabs>
              <w:tab w:val="right" w:leader="dot" w:pos="9360"/>
            </w:tabs>
            <w:rPr>
              <w:rStyle w:val="Hyperlink"/>
              <w:rFonts w:ascii="Times New Roman" w:hAnsi="Times New Roman" w:cs="Times New Roman"/>
              <w:noProof/>
            </w:rPr>
          </w:pPr>
          <w:hyperlink w:anchor="_Toc323859525">
            <w:r w:rsidRPr="00731442">
              <w:rPr>
                <w:rStyle w:val="Hyperlink"/>
                <w:rFonts w:ascii="Times New Roman" w:hAnsi="Times New Roman" w:cs="Times New Roman"/>
                <w:noProof/>
              </w:rPr>
              <w:t>1.3PROJECT OBJECTIVES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_Toc323859525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7</w:t>
            </w:r>
            <w:r w:rsidR="0011163A" w:rsidRPr="00731442">
              <w:rPr>
                <w:rFonts w:ascii="Times New Roman" w:hAnsi="Times New Roman" w:cs="Times New Roman"/>
                <w:noProof/>
              </w:rPr>
              <w:fldChar w:fldCharType="end"/>
            </w:r>
          </w:hyperlink>
        </w:p>
        <w:p w14:paraId="502CEBD6" w14:textId="23D20698" w:rsidR="009E4F4E" w:rsidRPr="00731442" w:rsidRDefault="2BAA8972" w:rsidP="2BAA8972">
          <w:pPr>
            <w:pStyle w:val="TOC3"/>
            <w:tabs>
              <w:tab w:val="right" w:leader="dot" w:pos="9360"/>
            </w:tabs>
            <w:rPr>
              <w:rStyle w:val="Hyperlink"/>
              <w:rFonts w:ascii="Times New Roman" w:hAnsi="Times New Roman" w:cs="Times New Roman"/>
              <w:noProof/>
            </w:rPr>
          </w:pPr>
          <w:hyperlink w:anchor="_Toc1675815886">
            <w:r w:rsidRPr="00731442">
              <w:rPr>
                <w:rStyle w:val="Hyperlink"/>
                <w:rFonts w:ascii="Times New Roman" w:hAnsi="Times New Roman" w:cs="Times New Roman"/>
                <w:noProof/>
              </w:rPr>
              <w:t>1.4.1IN-SCOPE</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_Toc1675815886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9</w:t>
            </w:r>
            <w:r w:rsidR="0011163A" w:rsidRPr="00731442">
              <w:rPr>
                <w:rFonts w:ascii="Times New Roman" w:hAnsi="Times New Roman" w:cs="Times New Roman"/>
                <w:noProof/>
              </w:rPr>
              <w:fldChar w:fldCharType="end"/>
            </w:r>
          </w:hyperlink>
        </w:p>
        <w:p w14:paraId="1433ED91" w14:textId="1F839727" w:rsidR="009E4F4E" w:rsidRPr="00731442" w:rsidRDefault="2BAA8972" w:rsidP="2BAA8972">
          <w:pPr>
            <w:pStyle w:val="TOC3"/>
            <w:tabs>
              <w:tab w:val="right" w:leader="dot" w:pos="9360"/>
            </w:tabs>
            <w:rPr>
              <w:rStyle w:val="Hyperlink"/>
              <w:rFonts w:ascii="Times New Roman" w:hAnsi="Times New Roman" w:cs="Times New Roman"/>
              <w:noProof/>
            </w:rPr>
          </w:pPr>
          <w:hyperlink w:anchor="_Toc1474082223">
            <w:r w:rsidRPr="00731442">
              <w:rPr>
                <w:rStyle w:val="Hyperlink"/>
                <w:rFonts w:ascii="Times New Roman" w:hAnsi="Times New Roman" w:cs="Times New Roman"/>
                <w:noProof/>
              </w:rPr>
              <w:t>1.4.2OUT-OF-SCOPE</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_Toc1474082223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9</w:t>
            </w:r>
            <w:r w:rsidR="0011163A" w:rsidRPr="00731442">
              <w:rPr>
                <w:rFonts w:ascii="Times New Roman" w:hAnsi="Times New Roman" w:cs="Times New Roman"/>
                <w:noProof/>
              </w:rPr>
              <w:fldChar w:fldCharType="end"/>
            </w:r>
          </w:hyperlink>
        </w:p>
        <w:p w14:paraId="74ADE3E3" w14:textId="5B3565B5" w:rsidR="009E4F4E" w:rsidRPr="00731442" w:rsidRDefault="2BAA8972" w:rsidP="2BAA8972">
          <w:pPr>
            <w:pStyle w:val="TOC2"/>
            <w:tabs>
              <w:tab w:val="right" w:leader="dot" w:pos="9360"/>
            </w:tabs>
            <w:rPr>
              <w:rStyle w:val="Hyperlink"/>
              <w:rFonts w:ascii="Times New Roman" w:hAnsi="Times New Roman" w:cs="Times New Roman"/>
              <w:noProof/>
            </w:rPr>
          </w:pPr>
          <w:hyperlink w:anchor="_Toc2050334311">
            <w:r w:rsidRPr="00731442">
              <w:rPr>
                <w:rStyle w:val="Hyperlink"/>
                <w:rFonts w:ascii="Times New Roman" w:hAnsi="Times New Roman" w:cs="Times New Roman"/>
                <w:noProof/>
              </w:rPr>
              <w:t>1.5PROJECT IMPORTANCE</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_Toc2050334311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9</w:t>
            </w:r>
            <w:r w:rsidR="0011163A" w:rsidRPr="00731442">
              <w:rPr>
                <w:rFonts w:ascii="Times New Roman" w:hAnsi="Times New Roman" w:cs="Times New Roman"/>
                <w:noProof/>
              </w:rPr>
              <w:fldChar w:fldCharType="end"/>
            </w:r>
          </w:hyperlink>
        </w:p>
        <w:p w14:paraId="7E3E8B8B" w14:textId="36CFAB56" w:rsidR="009E4F4E" w:rsidRPr="00731442" w:rsidRDefault="2BAA8972" w:rsidP="2BAA8972">
          <w:pPr>
            <w:pStyle w:val="TOC3"/>
            <w:tabs>
              <w:tab w:val="right" w:leader="dot" w:pos="9360"/>
            </w:tabs>
            <w:rPr>
              <w:rStyle w:val="Hyperlink"/>
              <w:rFonts w:ascii="Times New Roman" w:hAnsi="Times New Roman" w:cs="Times New Roman"/>
              <w:noProof/>
            </w:rPr>
          </w:pPr>
          <w:hyperlink w:anchor="_Toc1377447429">
            <w:r w:rsidRPr="00731442">
              <w:rPr>
                <w:rStyle w:val="Hyperlink"/>
                <w:rFonts w:ascii="Times New Roman" w:hAnsi="Times New Roman" w:cs="Times New Roman"/>
                <w:noProof/>
              </w:rPr>
              <w:t>1.5.1 Strategic Alignment and Resources Optimization</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_Toc1377447429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10</w:t>
            </w:r>
            <w:r w:rsidR="0011163A" w:rsidRPr="00731442">
              <w:rPr>
                <w:rFonts w:ascii="Times New Roman" w:hAnsi="Times New Roman" w:cs="Times New Roman"/>
                <w:noProof/>
              </w:rPr>
              <w:fldChar w:fldCharType="end"/>
            </w:r>
          </w:hyperlink>
        </w:p>
        <w:p w14:paraId="772BA007" w14:textId="491F3DB9" w:rsidR="009E4F4E" w:rsidRPr="00731442" w:rsidRDefault="2BAA8972" w:rsidP="2BAA8972">
          <w:pPr>
            <w:pStyle w:val="TOC3"/>
            <w:tabs>
              <w:tab w:val="right" w:leader="dot" w:pos="9360"/>
            </w:tabs>
            <w:rPr>
              <w:rStyle w:val="Hyperlink"/>
              <w:rFonts w:ascii="Times New Roman" w:hAnsi="Times New Roman" w:cs="Times New Roman"/>
              <w:noProof/>
            </w:rPr>
          </w:pPr>
          <w:hyperlink w:anchor="_Toc2078627194">
            <w:r w:rsidRPr="00731442">
              <w:rPr>
                <w:rStyle w:val="Hyperlink"/>
                <w:rFonts w:ascii="Times New Roman" w:hAnsi="Times New Roman" w:cs="Times New Roman"/>
                <w:noProof/>
              </w:rPr>
              <w:t>1.5.2 Operational Efficiency and System Integration</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_Toc2078627194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10</w:t>
            </w:r>
            <w:r w:rsidR="0011163A" w:rsidRPr="00731442">
              <w:rPr>
                <w:rFonts w:ascii="Times New Roman" w:hAnsi="Times New Roman" w:cs="Times New Roman"/>
                <w:noProof/>
              </w:rPr>
              <w:fldChar w:fldCharType="end"/>
            </w:r>
          </w:hyperlink>
        </w:p>
        <w:p w14:paraId="01E8F115" w14:textId="58993146" w:rsidR="009E4F4E" w:rsidRPr="00731442" w:rsidRDefault="2BAA8972" w:rsidP="2BAA8972">
          <w:pPr>
            <w:pStyle w:val="TOC3"/>
            <w:tabs>
              <w:tab w:val="right" w:leader="dot" w:pos="9360"/>
            </w:tabs>
            <w:rPr>
              <w:rStyle w:val="Hyperlink"/>
              <w:rFonts w:ascii="Times New Roman" w:hAnsi="Times New Roman" w:cs="Times New Roman"/>
              <w:noProof/>
            </w:rPr>
          </w:pPr>
          <w:hyperlink w:anchor="_Toc1503770718">
            <w:r w:rsidRPr="00731442">
              <w:rPr>
                <w:rStyle w:val="Hyperlink"/>
                <w:rFonts w:ascii="Times New Roman" w:hAnsi="Times New Roman" w:cs="Times New Roman"/>
                <w:noProof/>
              </w:rPr>
              <w:t>1.5.3 Enhanced Student Experience</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_Toc1503770718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10</w:t>
            </w:r>
            <w:r w:rsidR="0011163A" w:rsidRPr="00731442">
              <w:rPr>
                <w:rFonts w:ascii="Times New Roman" w:hAnsi="Times New Roman" w:cs="Times New Roman"/>
                <w:noProof/>
              </w:rPr>
              <w:fldChar w:fldCharType="end"/>
            </w:r>
          </w:hyperlink>
        </w:p>
        <w:p w14:paraId="588C395A" w14:textId="6FE0F212" w:rsidR="009E4F4E" w:rsidRPr="00731442" w:rsidRDefault="2BAA8972" w:rsidP="2BAA8972">
          <w:pPr>
            <w:pStyle w:val="TOC1"/>
            <w:tabs>
              <w:tab w:val="right" w:leader="dot" w:pos="9360"/>
            </w:tabs>
            <w:rPr>
              <w:rStyle w:val="Hyperlink"/>
              <w:rFonts w:ascii="Times New Roman" w:hAnsi="Times New Roman" w:cs="Times New Roman"/>
              <w:noProof/>
            </w:rPr>
          </w:pPr>
          <w:hyperlink w:anchor="_Toc898979192">
            <w:r w:rsidRPr="00731442">
              <w:rPr>
                <w:rStyle w:val="Hyperlink"/>
                <w:rFonts w:ascii="Times New Roman" w:hAnsi="Times New Roman" w:cs="Times New Roman"/>
                <w:noProof/>
              </w:rPr>
              <w:t>CHAPTER 2</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_Toc898979192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11</w:t>
            </w:r>
            <w:r w:rsidR="0011163A" w:rsidRPr="00731442">
              <w:rPr>
                <w:rFonts w:ascii="Times New Roman" w:hAnsi="Times New Roman" w:cs="Times New Roman"/>
                <w:noProof/>
              </w:rPr>
              <w:fldChar w:fldCharType="end"/>
            </w:r>
          </w:hyperlink>
        </w:p>
        <w:p w14:paraId="61363DC7" w14:textId="1C4C91B4" w:rsidR="009E4F4E" w:rsidRPr="00731442" w:rsidRDefault="2BAA8972" w:rsidP="0873BC31">
          <w:pPr>
            <w:pStyle w:val="TOC2"/>
            <w:tabs>
              <w:tab w:val="right" w:leader="dot" w:pos="9360"/>
            </w:tabs>
            <w:rPr>
              <w:rStyle w:val="Hyperlink"/>
              <w:rFonts w:ascii="Times New Roman" w:hAnsi="Times New Roman" w:cs="Times New Roman"/>
              <w:noProof/>
            </w:rPr>
          </w:pPr>
          <w:hyperlink w:anchor="_Toc558692689">
            <w:r w:rsidRPr="00731442">
              <w:rPr>
                <w:rStyle w:val="Hyperlink"/>
                <w:rFonts w:ascii="Times New Roman" w:hAnsi="Times New Roman" w:cs="Times New Roman"/>
                <w:noProof/>
              </w:rPr>
              <w:t>2.1INTRODUCTION</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_Toc558692689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11</w:t>
            </w:r>
            <w:r w:rsidR="0011163A" w:rsidRPr="00731442">
              <w:rPr>
                <w:rFonts w:ascii="Times New Roman" w:hAnsi="Times New Roman" w:cs="Times New Roman"/>
                <w:noProof/>
              </w:rPr>
              <w:fldChar w:fldCharType="end"/>
            </w:r>
          </w:hyperlink>
        </w:p>
        <w:p w14:paraId="0D8F4B9D" w14:textId="0391D8AF" w:rsidR="009E4F4E" w:rsidRPr="00731442" w:rsidRDefault="2BAA8972" w:rsidP="2BAA8972">
          <w:pPr>
            <w:pStyle w:val="TOC2"/>
            <w:tabs>
              <w:tab w:val="right" w:leader="dot" w:pos="9360"/>
            </w:tabs>
            <w:rPr>
              <w:rStyle w:val="Hyperlink"/>
              <w:rFonts w:ascii="Times New Roman" w:hAnsi="Times New Roman" w:cs="Times New Roman"/>
              <w:noProof/>
            </w:rPr>
          </w:pPr>
          <w:hyperlink w:anchor="_Toc2090156581">
            <w:r w:rsidRPr="00731442">
              <w:rPr>
                <w:rStyle w:val="Hyperlink"/>
                <w:rFonts w:ascii="Times New Roman" w:hAnsi="Times New Roman" w:cs="Times New Roman"/>
                <w:noProof/>
              </w:rPr>
              <w:t>2.2ENTERPRISE ARCHITECTURE</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_Toc2090156581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11</w:t>
            </w:r>
            <w:r w:rsidR="0011163A" w:rsidRPr="00731442">
              <w:rPr>
                <w:rFonts w:ascii="Times New Roman" w:hAnsi="Times New Roman" w:cs="Times New Roman"/>
                <w:noProof/>
              </w:rPr>
              <w:fldChar w:fldCharType="end"/>
            </w:r>
          </w:hyperlink>
        </w:p>
        <w:p w14:paraId="06813E68" w14:textId="76BFDF3B" w:rsidR="009E4F4E" w:rsidRPr="00731442" w:rsidRDefault="2BAA8972" w:rsidP="2BAA8972">
          <w:pPr>
            <w:pStyle w:val="TOC3"/>
            <w:tabs>
              <w:tab w:val="right" w:leader="dot" w:pos="9360"/>
            </w:tabs>
            <w:rPr>
              <w:rStyle w:val="Hyperlink"/>
              <w:rFonts w:ascii="Times New Roman" w:hAnsi="Times New Roman" w:cs="Times New Roman"/>
              <w:noProof/>
            </w:rPr>
          </w:pPr>
          <w:hyperlink w:anchor="_Toc1474288162">
            <w:r w:rsidRPr="00731442">
              <w:rPr>
                <w:rStyle w:val="Hyperlink"/>
                <w:rFonts w:ascii="Times New Roman" w:hAnsi="Times New Roman" w:cs="Times New Roman"/>
                <w:noProof/>
              </w:rPr>
              <w:t>2.2.1UNIVERSITY OF LAMPUNG</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_Toc1474288162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12</w:t>
            </w:r>
            <w:r w:rsidR="0011163A" w:rsidRPr="00731442">
              <w:rPr>
                <w:rFonts w:ascii="Times New Roman" w:hAnsi="Times New Roman" w:cs="Times New Roman"/>
                <w:noProof/>
              </w:rPr>
              <w:fldChar w:fldCharType="end"/>
            </w:r>
          </w:hyperlink>
        </w:p>
        <w:p w14:paraId="0FB6E234" w14:textId="7B8752B4" w:rsidR="009E4F4E" w:rsidRPr="00731442" w:rsidRDefault="2BAA8972" w:rsidP="2BAA8972">
          <w:pPr>
            <w:pStyle w:val="TOC3"/>
            <w:tabs>
              <w:tab w:val="right" w:leader="dot" w:pos="9360"/>
            </w:tabs>
            <w:rPr>
              <w:rStyle w:val="Hyperlink"/>
              <w:rFonts w:ascii="Times New Roman" w:hAnsi="Times New Roman" w:cs="Times New Roman"/>
              <w:noProof/>
            </w:rPr>
          </w:pPr>
          <w:hyperlink w:anchor="_Toc1149002040">
            <w:r w:rsidRPr="00731442">
              <w:rPr>
                <w:rStyle w:val="Hyperlink"/>
                <w:rFonts w:ascii="Times New Roman" w:hAnsi="Times New Roman" w:cs="Times New Roman"/>
                <w:noProof/>
              </w:rPr>
              <w:t>2.2.2 NATIONAL UNIVERSITY SOUTH JAKARTA</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_Toc1149002040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14</w:t>
            </w:r>
            <w:r w:rsidR="0011163A" w:rsidRPr="00731442">
              <w:rPr>
                <w:rFonts w:ascii="Times New Roman" w:hAnsi="Times New Roman" w:cs="Times New Roman"/>
                <w:noProof/>
              </w:rPr>
              <w:fldChar w:fldCharType="end"/>
            </w:r>
          </w:hyperlink>
        </w:p>
        <w:p w14:paraId="37E98FAA" w14:textId="3137DFD3" w:rsidR="009E4F4E" w:rsidRPr="00731442" w:rsidRDefault="2BAA8972" w:rsidP="0873BC31">
          <w:pPr>
            <w:pStyle w:val="TOC2"/>
            <w:tabs>
              <w:tab w:val="right" w:leader="dot" w:pos="9360"/>
            </w:tabs>
            <w:rPr>
              <w:rStyle w:val="Hyperlink"/>
              <w:rFonts w:ascii="Times New Roman" w:hAnsi="Times New Roman" w:cs="Times New Roman"/>
              <w:noProof/>
            </w:rPr>
          </w:pPr>
          <w:hyperlink w:anchor="_Toc1254156121">
            <w:r w:rsidRPr="00731442">
              <w:rPr>
                <w:rStyle w:val="Hyperlink"/>
                <w:rFonts w:ascii="Times New Roman" w:hAnsi="Times New Roman" w:cs="Times New Roman"/>
                <w:noProof/>
              </w:rPr>
              <w:t>2.3RELATED SUB-SYSTEM</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_Toc1254156121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16</w:t>
            </w:r>
            <w:r w:rsidR="0011163A" w:rsidRPr="00731442">
              <w:rPr>
                <w:rFonts w:ascii="Times New Roman" w:hAnsi="Times New Roman" w:cs="Times New Roman"/>
                <w:noProof/>
              </w:rPr>
              <w:fldChar w:fldCharType="end"/>
            </w:r>
          </w:hyperlink>
        </w:p>
        <w:p w14:paraId="301DFB58" w14:textId="1AF2D1C4" w:rsidR="009E4F4E" w:rsidRPr="00731442" w:rsidRDefault="2BAA8972" w:rsidP="2BAA8972">
          <w:pPr>
            <w:pStyle w:val="TOC3"/>
            <w:tabs>
              <w:tab w:val="right" w:leader="dot" w:pos="9360"/>
            </w:tabs>
            <w:rPr>
              <w:rStyle w:val="Hyperlink"/>
              <w:rFonts w:ascii="Times New Roman" w:hAnsi="Times New Roman" w:cs="Times New Roman"/>
              <w:noProof/>
            </w:rPr>
          </w:pPr>
          <w:hyperlink w:anchor="_Toc364516965">
            <w:r w:rsidRPr="00731442">
              <w:rPr>
                <w:rStyle w:val="Hyperlink"/>
                <w:rFonts w:ascii="Times New Roman" w:hAnsi="Times New Roman" w:cs="Times New Roman"/>
                <w:noProof/>
              </w:rPr>
              <w:t>2.3.1 Human Resources Management System (HRMS)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_Toc364516965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16</w:t>
            </w:r>
            <w:r w:rsidR="0011163A" w:rsidRPr="00731442">
              <w:rPr>
                <w:rFonts w:ascii="Times New Roman" w:hAnsi="Times New Roman" w:cs="Times New Roman"/>
                <w:noProof/>
              </w:rPr>
              <w:fldChar w:fldCharType="end"/>
            </w:r>
          </w:hyperlink>
        </w:p>
        <w:p w14:paraId="408DA3B1" w14:textId="2B952B12" w:rsidR="009E4F4E" w:rsidRPr="00731442" w:rsidRDefault="2BAA8972" w:rsidP="2BAA8972">
          <w:pPr>
            <w:pStyle w:val="TOC3"/>
            <w:tabs>
              <w:tab w:val="right" w:leader="dot" w:pos="9360"/>
            </w:tabs>
            <w:rPr>
              <w:rStyle w:val="Hyperlink"/>
              <w:rFonts w:ascii="Times New Roman" w:hAnsi="Times New Roman" w:cs="Times New Roman"/>
              <w:noProof/>
            </w:rPr>
          </w:pPr>
          <w:hyperlink w:anchor="_Toc2146246543">
            <w:r w:rsidRPr="00731442">
              <w:rPr>
                <w:rStyle w:val="Hyperlink"/>
                <w:rFonts w:ascii="Times New Roman" w:hAnsi="Times New Roman" w:cs="Times New Roman"/>
                <w:noProof/>
              </w:rPr>
              <w:t>2.3.2 Academic Information System (AIS)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_Toc2146246543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17</w:t>
            </w:r>
            <w:r w:rsidR="0011163A" w:rsidRPr="00731442">
              <w:rPr>
                <w:rFonts w:ascii="Times New Roman" w:hAnsi="Times New Roman" w:cs="Times New Roman"/>
                <w:noProof/>
              </w:rPr>
              <w:fldChar w:fldCharType="end"/>
            </w:r>
          </w:hyperlink>
        </w:p>
        <w:p w14:paraId="56E2C015" w14:textId="2222CC34" w:rsidR="009E4F4E" w:rsidRPr="00731442" w:rsidRDefault="2BAA8972" w:rsidP="2BAA8972">
          <w:pPr>
            <w:pStyle w:val="TOC3"/>
            <w:tabs>
              <w:tab w:val="right" w:leader="dot" w:pos="9360"/>
            </w:tabs>
            <w:rPr>
              <w:rStyle w:val="Hyperlink"/>
              <w:rFonts w:ascii="Times New Roman" w:hAnsi="Times New Roman" w:cs="Times New Roman"/>
              <w:noProof/>
            </w:rPr>
          </w:pPr>
          <w:hyperlink w:anchor="_Toc58392720">
            <w:r w:rsidRPr="00731442">
              <w:rPr>
                <w:rStyle w:val="Hyperlink"/>
                <w:rFonts w:ascii="Times New Roman" w:hAnsi="Times New Roman" w:cs="Times New Roman"/>
                <w:noProof/>
              </w:rPr>
              <w:t>2.3.3 Student Information &amp; Subject Registration System (SIS) and Learning Management System (LMS)</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_Toc58392720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17</w:t>
            </w:r>
            <w:r w:rsidR="0011163A" w:rsidRPr="00731442">
              <w:rPr>
                <w:rFonts w:ascii="Times New Roman" w:hAnsi="Times New Roman" w:cs="Times New Roman"/>
                <w:noProof/>
              </w:rPr>
              <w:fldChar w:fldCharType="end"/>
            </w:r>
          </w:hyperlink>
        </w:p>
        <w:p w14:paraId="4A914431" w14:textId="33E12DD1" w:rsidR="009E4F4E" w:rsidRPr="00731442" w:rsidRDefault="2BAA8972" w:rsidP="2BAA8972">
          <w:pPr>
            <w:pStyle w:val="TOC3"/>
            <w:tabs>
              <w:tab w:val="right" w:leader="dot" w:pos="9360"/>
            </w:tabs>
            <w:rPr>
              <w:rStyle w:val="Hyperlink"/>
              <w:rFonts w:ascii="Times New Roman" w:hAnsi="Times New Roman" w:cs="Times New Roman"/>
              <w:noProof/>
            </w:rPr>
          </w:pPr>
          <w:hyperlink w:anchor="_Toc2026383707">
            <w:r w:rsidRPr="00731442">
              <w:rPr>
                <w:rStyle w:val="Hyperlink"/>
                <w:rFonts w:ascii="Times New Roman" w:hAnsi="Times New Roman" w:cs="Times New Roman"/>
                <w:noProof/>
              </w:rPr>
              <w:t>2.3.4 Business Intelligence (BI) and Data</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_Toc2026383707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18</w:t>
            </w:r>
            <w:r w:rsidR="0011163A" w:rsidRPr="00731442">
              <w:rPr>
                <w:rFonts w:ascii="Times New Roman" w:hAnsi="Times New Roman" w:cs="Times New Roman"/>
                <w:noProof/>
              </w:rPr>
              <w:fldChar w:fldCharType="end"/>
            </w:r>
          </w:hyperlink>
        </w:p>
        <w:p w14:paraId="7CB7C286" w14:textId="0A2271BC" w:rsidR="009E4F4E" w:rsidRPr="00731442" w:rsidRDefault="2BAA8972" w:rsidP="0873BC31">
          <w:pPr>
            <w:pStyle w:val="TOC2"/>
            <w:tabs>
              <w:tab w:val="right" w:leader="dot" w:pos="9360"/>
            </w:tabs>
            <w:rPr>
              <w:rStyle w:val="Hyperlink"/>
              <w:rFonts w:ascii="Times New Roman" w:hAnsi="Times New Roman" w:cs="Times New Roman"/>
              <w:noProof/>
            </w:rPr>
          </w:pPr>
          <w:hyperlink w:anchor="_Toc560494453">
            <w:r w:rsidRPr="00731442">
              <w:rPr>
                <w:rStyle w:val="Hyperlink"/>
                <w:rFonts w:ascii="Times New Roman" w:hAnsi="Times New Roman" w:cs="Times New Roman"/>
                <w:noProof/>
              </w:rPr>
              <w:t>2.4TECHNOLOGY USED</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_Toc560494453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18</w:t>
            </w:r>
            <w:r w:rsidR="0011163A" w:rsidRPr="00731442">
              <w:rPr>
                <w:rFonts w:ascii="Times New Roman" w:hAnsi="Times New Roman" w:cs="Times New Roman"/>
                <w:noProof/>
              </w:rPr>
              <w:fldChar w:fldCharType="end"/>
            </w:r>
          </w:hyperlink>
        </w:p>
        <w:p w14:paraId="35317C71" w14:textId="3FCFB266" w:rsidR="009E4F4E" w:rsidRPr="00731442" w:rsidRDefault="2BAA8972" w:rsidP="2BAA8972">
          <w:pPr>
            <w:pStyle w:val="TOC3"/>
            <w:tabs>
              <w:tab w:val="right" w:leader="dot" w:pos="9360"/>
            </w:tabs>
            <w:rPr>
              <w:rStyle w:val="Hyperlink"/>
              <w:rFonts w:ascii="Times New Roman" w:hAnsi="Times New Roman" w:cs="Times New Roman"/>
              <w:noProof/>
            </w:rPr>
          </w:pPr>
          <w:hyperlink w:anchor="_Toc160631575">
            <w:r w:rsidRPr="00731442">
              <w:rPr>
                <w:rStyle w:val="Hyperlink"/>
                <w:rFonts w:ascii="Times New Roman" w:hAnsi="Times New Roman" w:cs="Times New Roman"/>
                <w:noProof/>
              </w:rPr>
              <w:t>2.4.1 King Abdullah University of Science and Technology (KAUST)</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_Toc160631575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19</w:t>
            </w:r>
            <w:r w:rsidR="0011163A" w:rsidRPr="00731442">
              <w:rPr>
                <w:rFonts w:ascii="Times New Roman" w:hAnsi="Times New Roman" w:cs="Times New Roman"/>
                <w:noProof/>
              </w:rPr>
              <w:fldChar w:fldCharType="end"/>
            </w:r>
          </w:hyperlink>
        </w:p>
        <w:p w14:paraId="357A3CBE" w14:textId="4E1B64E2" w:rsidR="009E4F4E" w:rsidRPr="00731442" w:rsidRDefault="2BAA8972" w:rsidP="0873BC31">
          <w:pPr>
            <w:pStyle w:val="TOC2"/>
            <w:tabs>
              <w:tab w:val="right" w:leader="dot" w:pos="9360"/>
            </w:tabs>
            <w:rPr>
              <w:rStyle w:val="Hyperlink"/>
              <w:rFonts w:ascii="Times New Roman" w:hAnsi="Times New Roman" w:cs="Times New Roman"/>
              <w:noProof/>
            </w:rPr>
          </w:pPr>
          <w:hyperlink w:anchor="_Toc830674282">
            <w:r w:rsidRPr="00731442">
              <w:rPr>
                <w:rStyle w:val="Hyperlink"/>
                <w:rFonts w:ascii="Times New Roman" w:hAnsi="Times New Roman" w:cs="Times New Roman"/>
                <w:noProof/>
              </w:rPr>
              <w:t>2.5SUMMARY</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_Toc830674282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20</w:t>
            </w:r>
            <w:r w:rsidR="0011163A" w:rsidRPr="00731442">
              <w:rPr>
                <w:rFonts w:ascii="Times New Roman" w:hAnsi="Times New Roman" w:cs="Times New Roman"/>
                <w:noProof/>
              </w:rPr>
              <w:fldChar w:fldCharType="end"/>
            </w:r>
          </w:hyperlink>
        </w:p>
        <w:p w14:paraId="21D02AA1" w14:textId="4F915AE2" w:rsidR="009E4F4E" w:rsidRPr="00731442" w:rsidRDefault="2BAA8972" w:rsidP="2BAA8972">
          <w:pPr>
            <w:pStyle w:val="TOC1"/>
            <w:tabs>
              <w:tab w:val="right" w:leader="dot" w:pos="9360"/>
            </w:tabs>
            <w:rPr>
              <w:rStyle w:val="Hyperlink"/>
              <w:rFonts w:ascii="Times New Roman" w:hAnsi="Times New Roman" w:cs="Times New Roman"/>
              <w:noProof/>
            </w:rPr>
          </w:pPr>
          <w:hyperlink w:anchor="_Toc1759698406">
            <w:r w:rsidRPr="00731442">
              <w:rPr>
                <w:rStyle w:val="Hyperlink"/>
                <w:rFonts w:ascii="Times New Roman" w:hAnsi="Times New Roman" w:cs="Times New Roman"/>
                <w:noProof/>
              </w:rPr>
              <w:t>CHAPTER 3</w:t>
            </w:r>
            <w:r w:rsidR="0011163A" w:rsidRPr="00731442">
              <w:rPr>
                <w:rFonts w:ascii="Times New Roman" w:hAnsi="Times New Roman" w:cs="Times New Roman"/>
                <w:noProof/>
              </w:rPr>
              <w:tab/>
            </w:r>
            <w:r w:rsidR="0011163A" w:rsidRPr="00731442">
              <w:rPr>
                <w:rFonts w:ascii="Times New Roman" w:hAnsi="Times New Roman" w:cs="Times New Roman"/>
                <w:noProof/>
              </w:rPr>
              <w:fldChar w:fldCharType="begin"/>
            </w:r>
            <w:r w:rsidR="0011163A" w:rsidRPr="00731442">
              <w:rPr>
                <w:rFonts w:ascii="Times New Roman" w:hAnsi="Times New Roman" w:cs="Times New Roman"/>
                <w:noProof/>
              </w:rPr>
              <w:instrText>PAGEREF _Toc1759698406 \h</w:instrText>
            </w:r>
            <w:r w:rsidR="0011163A" w:rsidRPr="00731442">
              <w:rPr>
                <w:rFonts w:ascii="Times New Roman" w:hAnsi="Times New Roman" w:cs="Times New Roman"/>
                <w:noProof/>
              </w:rPr>
            </w:r>
            <w:r w:rsidR="0011163A" w:rsidRPr="00731442">
              <w:rPr>
                <w:rFonts w:ascii="Times New Roman" w:hAnsi="Times New Roman" w:cs="Times New Roman"/>
                <w:noProof/>
              </w:rPr>
              <w:fldChar w:fldCharType="separate"/>
            </w:r>
            <w:r w:rsidR="00954164" w:rsidRPr="00731442">
              <w:rPr>
                <w:rFonts w:ascii="Times New Roman" w:hAnsi="Times New Roman" w:cs="Times New Roman"/>
                <w:noProof/>
              </w:rPr>
              <w:t>21</w:t>
            </w:r>
            <w:r w:rsidR="0011163A" w:rsidRPr="00731442">
              <w:rPr>
                <w:rFonts w:ascii="Times New Roman" w:hAnsi="Times New Roman" w:cs="Times New Roman"/>
                <w:noProof/>
              </w:rPr>
              <w:fldChar w:fldCharType="end"/>
            </w:r>
          </w:hyperlink>
        </w:p>
        <w:p w14:paraId="40DBF7D1" w14:textId="70F664B7" w:rsidR="2BAA8972" w:rsidRPr="00731442" w:rsidRDefault="2BAA8972" w:rsidP="2BAA8972">
          <w:pPr>
            <w:pStyle w:val="TOC2"/>
            <w:tabs>
              <w:tab w:val="right" w:leader="dot" w:pos="9360"/>
            </w:tabs>
            <w:rPr>
              <w:rStyle w:val="Hyperlink"/>
              <w:rFonts w:ascii="Times New Roman" w:hAnsi="Times New Roman" w:cs="Times New Roman"/>
              <w:noProof/>
            </w:rPr>
          </w:pPr>
          <w:hyperlink w:anchor="_Toc1557479329">
            <w:r w:rsidRPr="00731442">
              <w:rPr>
                <w:rStyle w:val="Hyperlink"/>
                <w:rFonts w:ascii="Times New Roman" w:hAnsi="Times New Roman" w:cs="Times New Roman"/>
                <w:noProof/>
              </w:rPr>
              <w:t>3.1INTRODUCTION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_Toc1557479329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21</w:t>
            </w:r>
            <w:r w:rsidRPr="00731442">
              <w:rPr>
                <w:rFonts w:ascii="Times New Roman" w:hAnsi="Times New Roman" w:cs="Times New Roman"/>
                <w:noProof/>
              </w:rPr>
              <w:fldChar w:fldCharType="end"/>
            </w:r>
          </w:hyperlink>
        </w:p>
        <w:p w14:paraId="7E2C1A3F" w14:textId="404FFD39" w:rsidR="2BAA8972" w:rsidRPr="00731442" w:rsidRDefault="2BAA8972" w:rsidP="2BAA8972">
          <w:pPr>
            <w:pStyle w:val="TOC2"/>
            <w:tabs>
              <w:tab w:val="right" w:leader="dot" w:pos="9360"/>
            </w:tabs>
            <w:rPr>
              <w:rStyle w:val="Hyperlink"/>
              <w:rFonts w:ascii="Times New Roman" w:hAnsi="Times New Roman" w:cs="Times New Roman"/>
              <w:noProof/>
            </w:rPr>
          </w:pPr>
          <w:hyperlink w:anchor="_Toc798948425">
            <w:r w:rsidRPr="00731442">
              <w:rPr>
                <w:rStyle w:val="Hyperlink"/>
                <w:rFonts w:ascii="Times New Roman" w:hAnsi="Times New Roman" w:cs="Times New Roman"/>
                <w:noProof/>
              </w:rPr>
              <w:t>3.3PHASES OF METHODOLOGY</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_Toc798948425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22</w:t>
            </w:r>
            <w:r w:rsidRPr="00731442">
              <w:rPr>
                <w:rFonts w:ascii="Times New Roman" w:hAnsi="Times New Roman" w:cs="Times New Roman"/>
                <w:noProof/>
              </w:rPr>
              <w:fldChar w:fldCharType="end"/>
            </w:r>
          </w:hyperlink>
        </w:p>
        <w:p w14:paraId="3C33F025" w14:textId="7FEDDA99" w:rsidR="2BAA8972" w:rsidRPr="00731442" w:rsidRDefault="2BAA8972" w:rsidP="2BAA8972">
          <w:pPr>
            <w:pStyle w:val="TOC3"/>
            <w:tabs>
              <w:tab w:val="right" w:leader="dot" w:pos="9360"/>
            </w:tabs>
            <w:rPr>
              <w:rStyle w:val="Hyperlink"/>
              <w:rFonts w:ascii="Times New Roman" w:hAnsi="Times New Roman" w:cs="Times New Roman"/>
              <w:noProof/>
            </w:rPr>
          </w:pPr>
          <w:hyperlink w:anchor="_Toc1902872750">
            <w:r w:rsidRPr="00731442">
              <w:rPr>
                <w:rStyle w:val="Hyperlink"/>
                <w:rFonts w:ascii="Times New Roman" w:hAnsi="Times New Roman" w:cs="Times New Roman"/>
                <w:noProof/>
              </w:rPr>
              <w:t>3.3.1 Requirements</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_Toc1902872750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22</w:t>
            </w:r>
            <w:r w:rsidRPr="00731442">
              <w:rPr>
                <w:rFonts w:ascii="Times New Roman" w:hAnsi="Times New Roman" w:cs="Times New Roman"/>
                <w:noProof/>
              </w:rPr>
              <w:fldChar w:fldCharType="end"/>
            </w:r>
          </w:hyperlink>
        </w:p>
        <w:p w14:paraId="19FC5901" w14:textId="79FEAD7A" w:rsidR="2BAA8972" w:rsidRPr="00731442" w:rsidRDefault="2BAA8972" w:rsidP="2BAA8972">
          <w:pPr>
            <w:pStyle w:val="TOC3"/>
            <w:tabs>
              <w:tab w:val="right" w:leader="dot" w:pos="9360"/>
            </w:tabs>
            <w:rPr>
              <w:rStyle w:val="Hyperlink"/>
              <w:rFonts w:ascii="Times New Roman" w:hAnsi="Times New Roman" w:cs="Times New Roman"/>
              <w:noProof/>
            </w:rPr>
          </w:pPr>
          <w:hyperlink w:anchor="_Toc1111099051">
            <w:r w:rsidRPr="00731442">
              <w:rPr>
                <w:rStyle w:val="Hyperlink"/>
                <w:rFonts w:ascii="Times New Roman" w:hAnsi="Times New Roman" w:cs="Times New Roman"/>
                <w:noProof/>
              </w:rPr>
              <w:t>3.3.2 Design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_Toc1111099051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22</w:t>
            </w:r>
            <w:r w:rsidRPr="00731442">
              <w:rPr>
                <w:rFonts w:ascii="Times New Roman" w:hAnsi="Times New Roman" w:cs="Times New Roman"/>
                <w:noProof/>
              </w:rPr>
              <w:fldChar w:fldCharType="end"/>
            </w:r>
          </w:hyperlink>
        </w:p>
        <w:p w14:paraId="4D75EAFD" w14:textId="3F12E9CB" w:rsidR="2BAA8972" w:rsidRPr="00731442" w:rsidRDefault="2BAA8972" w:rsidP="2BAA8972">
          <w:pPr>
            <w:pStyle w:val="TOC3"/>
            <w:tabs>
              <w:tab w:val="right" w:leader="dot" w:pos="9360"/>
            </w:tabs>
            <w:rPr>
              <w:rStyle w:val="Hyperlink"/>
              <w:rFonts w:ascii="Times New Roman" w:hAnsi="Times New Roman" w:cs="Times New Roman"/>
              <w:noProof/>
            </w:rPr>
          </w:pPr>
          <w:hyperlink w:anchor="_Toc1974856122">
            <w:r w:rsidRPr="00731442">
              <w:rPr>
                <w:rStyle w:val="Hyperlink"/>
                <w:rFonts w:ascii="Times New Roman" w:hAnsi="Times New Roman" w:cs="Times New Roman"/>
                <w:noProof/>
              </w:rPr>
              <w:t>3.3.3 Development</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_Toc1974856122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23</w:t>
            </w:r>
            <w:r w:rsidRPr="00731442">
              <w:rPr>
                <w:rFonts w:ascii="Times New Roman" w:hAnsi="Times New Roman" w:cs="Times New Roman"/>
                <w:noProof/>
              </w:rPr>
              <w:fldChar w:fldCharType="end"/>
            </w:r>
          </w:hyperlink>
        </w:p>
        <w:p w14:paraId="423CC05A" w14:textId="167ADDAD" w:rsidR="2BAA8972" w:rsidRPr="00731442" w:rsidRDefault="2BAA8972" w:rsidP="2BAA8972">
          <w:pPr>
            <w:pStyle w:val="TOC3"/>
            <w:tabs>
              <w:tab w:val="right" w:leader="dot" w:pos="9360"/>
            </w:tabs>
            <w:rPr>
              <w:rStyle w:val="Hyperlink"/>
              <w:rFonts w:ascii="Times New Roman" w:hAnsi="Times New Roman" w:cs="Times New Roman"/>
              <w:noProof/>
            </w:rPr>
          </w:pPr>
          <w:hyperlink w:anchor="_Toc1000050417">
            <w:r w:rsidRPr="00731442">
              <w:rPr>
                <w:rStyle w:val="Hyperlink"/>
                <w:rFonts w:ascii="Times New Roman" w:hAnsi="Times New Roman" w:cs="Times New Roman"/>
                <w:noProof/>
              </w:rPr>
              <w:t>3.3.4 Testing</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_Toc1000050417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23</w:t>
            </w:r>
            <w:r w:rsidRPr="00731442">
              <w:rPr>
                <w:rFonts w:ascii="Times New Roman" w:hAnsi="Times New Roman" w:cs="Times New Roman"/>
                <w:noProof/>
              </w:rPr>
              <w:fldChar w:fldCharType="end"/>
            </w:r>
          </w:hyperlink>
        </w:p>
        <w:p w14:paraId="58228BF0" w14:textId="1F0D4B12" w:rsidR="2BAA8972" w:rsidRPr="00731442" w:rsidRDefault="2BAA8972" w:rsidP="2BAA8972">
          <w:pPr>
            <w:pStyle w:val="TOC3"/>
            <w:tabs>
              <w:tab w:val="right" w:leader="dot" w:pos="9360"/>
            </w:tabs>
            <w:rPr>
              <w:rStyle w:val="Hyperlink"/>
              <w:rFonts w:ascii="Times New Roman" w:hAnsi="Times New Roman" w:cs="Times New Roman"/>
              <w:noProof/>
            </w:rPr>
          </w:pPr>
          <w:hyperlink w:anchor="_Toc838435638">
            <w:r w:rsidRPr="00731442">
              <w:rPr>
                <w:rStyle w:val="Hyperlink"/>
                <w:rFonts w:ascii="Times New Roman" w:hAnsi="Times New Roman" w:cs="Times New Roman"/>
                <w:noProof/>
              </w:rPr>
              <w:t>3.3.5 Deployment</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_Toc838435638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23</w:t>
            </w:r>
            <w:r w:rsidRPr="00731442">
              <w:rPr>
                <w:rFonts w:ascii="Times New Roman" w:hAnsi="Times New Roman" w:cs="Times New Roman"/>
                <w:noProof/>
              </w:rPr>
              <w:fldChar w:fldCharType="end"/>
            </w:r>
          </w:hyperlink>
        </w:p>
        <w:p w14:paraId="7271F8FA" w14:textId="5717A5BA" w:rsidR="2BAA8972" w:rsidRPr="00731442" w:rsidRDefault="2BAA8972" w:rsidP="2BAA8972">
          <w:pPr>
            <w:pStyle w:val="TOC3"/>
            <w:tabs>
              <w:tab w:val="right" w:leader="dot" w:pos="9360"/>
            </w:tabs>
            <w:rPr>
              <w:rStyle w:val="Hyperlink"/>
              <w:rFonts w:ascii="Times New Roman" w:hAnsi="Times New Roman" w:cs="Times New Roman"/>
              <w:noProof/>
            </w:rPr>
          </w:pPr>
          <w:hyperlink w:anchor="_Toc873846473">
            <w:r w:rsidRPr="00731442">
              <w:rPr>
                <w:rStyle w:val="Hyperlink"/>
                <w:rFonts w:ascii="Times New Roman" w:hAnsi="Times New Roman" w:cs="Times New Roman"/>
                <w:noProof/>
              </w:rPr>
              <w:t>3.3.6 Maintenance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_Toc873846473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23</w:t>
            </w:r>
            <w:r w:rsidRPr="00731442">
              <w:rPr>
                <w:rFonts w:ascii="Times New Roman" w:hAnsi="Times New Roman" w:cs="Times New Roman"/>
                <w:noProof/>
              </w:rPr>
              <w:fldChar w:fldCharType="end"/>
            </w:r>
          </w:hyperlink>
        </w:p>
        <w:p w14:paraId="025B08D3" w14:textId="154E0D34" w:rsidR="2BAA8972" w:rsidRPr="00731442" w:rsidRDefault="2BAA8972" w:rsidP="2BAA8972">
          <w:pPr>
            <w:pStyle w:val="TOC2"/>
            <w:tabs>
              <w:tab w:val="right" w:leader="dot" w:pos="9360"/>
            </w:tabs>
            <w:rPr>
              <w:rStyle w:val="Hyperlink"/>
              <w:rFonts w:ascii="Times New Roman" w:hAnsi="Times New Roman" w:cs="Times New Roman"/>
              <w:noProof/>
            </w:rPr>
          </w:pPr>
          <w:hyperlink w:anchor="_Toc416412121">
            <w:r w:rsidRPr="00731442">
              <w:rPr>
                <w:rStyle w:val="Hyperlink"/>
                <w:rFonts w:ascii="Times New Roman" w:hAnsi="Times New Roman" w:cs="Times New Roman"/>
                <w:noProof/>
              </w:rPr>
              <w:t>3.4PROJECT PLANNING SCHEDULE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_Toc416412121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24</w:t>
            </w:r>
            <w:r w:rsidRPr="00731442">
              <w:rPr>
                <w:rFonts w:ascii="Times New Roman" w:hAnsi="Times New Roman" w:cs="Times New Roman"/>
                <w:noProof/>
              </w:rPr>
              <w:fldChar w:fldCharType="end"/>
            </w:r>
          </w:hyperlink>
        </w:p>
        <w:p w14:paraId="3DEFFA57" w14:textId="53191F83" w:rsidR="2BAA8972" w:rsidRPr="00731442" w:rsidRDefault="2BAA8972" w:rsidP="2BAA8972">
          <w:pPr>
            <w:pStyle w:val="TOC2"/>
            <w:tabs>
              <w:tab w:val="right" w:leader="dot" w:pos="9360"/>
            </w:tabs>
            <w:rPr>
              <w:rStyle w:val="Hyperlink"/>
              <w:rFonts w:ascii="Times New Roman" w:hAnsi="Times New Roman" w:cs="Times New Roman"/>
              <w:noProof/>
            </w:rPr>
          </w:pPr>
          <w:hyperlink w:anchor="_Toc1378009705">
            <w:r w:rsidRPr="00731442">
              <w:rPr>
                <w:rStyle w:val="Hyperlink"/>
                <w:rFonts w:ascii="Times New Roman" w:hAnsi="Times New Roman" w:cs="Times New Roman"/>
                <w:noProof/>
              </w:rPr>
              <w:t>3.5SUMMARY</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_Toc1378009705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25</w:t>
            </w:r>
            <w:r w:rsidRPr="00731442">
              <w:rPr>
                <w:rFonts w:ascii="Times New Roman" w:hAnsi="Times New Roman" w:cs="Times New Roman"/>
                <w:noProof/>
              </w:rPr>
              <w:fldChar w:fldCharType="end"/>
            </w:r>
          </w:hyperlink>
        </w:p>
        <w:p w14:paraId="1B870F9C" w14:textId="2EA9A642" w:rsidR="2BAA8972" w:rsidRPr="00731442" w:rsidRDefault="2BAA8972" w:rsidP="2BAA8972">
          <w:pPr>
            <w:pStyle w:val="TOC1"/>
            <w:tabs>
              <w:tab w:val="right" w:leader="dot" w:pos="9360"/>
            </w:tabs>
            <w:rPr>
              <w:rStyle w:val="Hyperlink"/>
              <w:rFonts w:ascii="Times New Roman" w:hAnsi="Times New Roman" w:cs="Times New Roman"/>
              <w:noProof/>
            </w:rPr>
          </w:pPr>
          <w:hyperlink w:anchor="_Toc1607703862">
            <w:r w:rsidRPr="00731442">
              <w:rPr>
                <w:rStyle w:val="Hyperlink"/>
                <w:rFonts w:ascii="Times New Roman" w:hAnsi="Times New Roman" w:cs="Times New Roman"/>
                <w:noProof/>
              </w:rPr>
              <w:t>CHAPTER 4</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_Toc1607703862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26</w:t>
            </w:r>
            <w:r w:rsidRPr="00731442">
              <w:rPr>
                <w:rFonts w:ascii="Times New Roman" w:hAnsi="Times New Roman" w:cs="Times New Roman"/>
                <w:noProof/>
              </w:rPr>
              <w:fldChar w:fldCharType="end"/>
            </w:r>
          </w:hyperlink>
        </w:p>
        <w:p w14:paraId="38D9FF7A" w14:textId="56BB4D35" w:rsidR="2BAA8972" w:rsidRPr="00731442" w:rsidRDefault="2BAA8972" w:rsidP="2BAA8972">
          <w:pPr>
            <w:pStyle w:val="TOC2"/>
            <w:tabs>
              <w:tab w:val="right" w:leader="dot" w:pos="9360"/>
            </w:tabs>
            <w:rPr>
              <w:rStyle w:val="Hyperlink"/>
              <w:rFonts w:ascii="Times New Roman" w:hAnsi="Times New Roman" w:cs="Times New Roman"/>
              <w:noProof/>
            </w:rPr>
          </w:pPr>
          <w:hyperlink w:anchor="_Toc367504350">
            <w:r w:rsidRPr="00731442">
              <w:rPr>
                <w:rStyle w:val="Hyperlink"/>
                <w:rFonts w:ascii="Times New Roman" w:hAnsi="Times New Roman" w:cs="Times New Roman"/>
                <w:noProof/>
              </w:rPr>
              <w:t>4.1INTRODUCTION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_Toc367504350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26</w:t>
            </w:r>
            <w:r w:rsidRPr="00731442">
              <w:rPr>
                <w:rFonts w:ascii="Times New Roman" w:hAnsi="Times New Roman" w:cs="Times New Roman"/>
                <w:noProof/>
              </w:rPr>
              <w:fldChar w:fldCharType="end"/>
            </w:r>
          </w:hyperlink>
        </w:p>
        <w:p w14:paraId="2E43EF33" w14:textId="20B1D351" w:rsidR="2BAA8972" w:rsidRPr="00731442" w:rsidRDefault="2BAA8972" w:rsidP="2BAA8972">
          <w:pPr>
            <w:pStyle w:val="TOC2"/>
            <w:tabs>
              <w:tab w:val="right" w:leader="dot" w:pos="9360"/>
            </w:tabs>
            <w:rPr>
              <w:rStyle w:val="Hyperlink"/>
              <w:rFonts w:ascii="Times New Roman" w:hAnsi="Times New Roman" w:cs="Times New Roman"/>
              <w:noProof/>
            </w:rPr>
          </w:pPr>
          <w:hyperlink w:anchor="_Toc1855619919">
            <w:r w:rsidRPr="00731442">
              <w:rPr>
                <w:rStyle w:val="Hyperlink"/>
                <w:rFonts w:ascii="Times New Roman" w:hAnsi="Times New Roman" w:cs="Times New Roman"/>
                <w:noProof/>
              </w:rPr>
              <w:t>4.2COMPANY ORGANIZATION STRUCTURE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_Toc1855619919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26</w:t>
            </w:r>
            <w:r w:rsidRPr="00731442">
              <w:rPr>
                <w:rFonts w:ascii="Times New Roman" w:hAnsi="Times New Roman" w:cs="Times New Roman"/>
                <w:noProof/>
              </w:rPr>
              <w:fldChar w:fldCharType="end"/>
            </w:r>
          </w:hyperlink>
        </w:p>
        <w:p w14:paraId="2B9637D8" w14:textId="6C0F7A24" w:rsidR="2BAA8972" w:rsidRPr="00731442" w:rsidRDefault="2BAA8972" w:rsidP="2BAA8972">
          <w:pPr>
            <w:pStyle w:val="TOC2"/>
            <w:tabs>
              <w:tab w:val="right" w:leader="dot" w:pos="9360"/>
            </w:tabs>
            <w:rPr>
              <w:rStyle w:val="Hyperlink"/>
              <w:rFonts w:ascii="Times New Roman" w:hAnsi="Times New Roman" w:cs="Times New Roman"/>
              <w:noProof/>
            </w:rPr>
          </w:pPr>
          <w:hyperlink w:anchor="_Toc1408335672">
            <w:r w:rsidRPr="00731442">
              <w:rPr>
                <w:rStyle w:val="Hyperlink"/>
                <w:rFonts w:ascii="Times New Roman" w:hAnsi="Times New Roman" w:cs="Times New Roman"/>
                <w:noProof/>
              </w:rPr>
              <w:t>4.3CURRENT SYSTEM ANALYSIS</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_Toc1408335672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27</w:t>
            </w:r>
            <w:r w:rsidRPr="00731442">
              <w:rPr>
                <w:rFonts w:ascii="Times New Roman" w:hAnsi="Times New Roman" w:cs="Times New Roman"/>
                <w:noProof/>
              </w:rPr>
              <w:fldChar w:fldCharType="end"/>
            </w:r>
          </w:hyperlink>
        </w:p>
        <w:p w14:paraId="6AC72C2B" w14:textId="3413F1F0" w:rsidR="2BAA8972" w:rsidRPr="00731442" w:rsidRDefault="2BAA8972" w:rsidP="2BAA8972">
          <w:pPr>
            <w:pStyle w:val="TOC2"/>
            <w:tabs>
              <w:tab w:val="right" w:leader="dot" w:pos="9360"/>
            </w:tabs>
            <w:rPr>
              <w:rStyle w:val="Hyperlink"/>
              <w:rFonts w:ascii="Times New Roman" w:hAnsi="Times New Roman" w:cs="Times New Roman"/>
              <w:noProof/>
            </w:rPr>
          </w:pPr>
          <w:hyperlink w:anchor="_Toc1776032210">
            <w:r w:rsidRPr="00731442">
              <w:rPr>
                <w:rStyle w:val="Hyperlink"/>
                <w:rFonts w:ascii="Times New Roman" w:hAnsi="Times New Roman" w:cs="Times New Roman"/>
                <w:noProof/>
              </w:rPr>
              <w:t>4.4SYSTEM REQUIREMENTS GATHERING</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_Toc1776032210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28</w:t>
            </w:r>
            <w:r w:rsidRPr="00731442">
              <w:rPr>
                <w:rFonts w:ascii="Times New Roman" w:hAnsi="Times New Roman" w:cs="Times New Roman"/>
                <w:noProof/>
              </w:rPr>
              <w:fldChar w:fldCharType="end"/>
            </w:r>
          </w:hyperlink>
        </w:p>
        <w:p w14:paraId="13C2B73C" w14:textId="2845B827" w:rsidR="2BAA8972" w:rsidRPr="00731442" w:rsidRDefault="2BAA8972" w:rsidP="2BAA8972">
          <w:pPr>
            <w:pStyle w:val="TOC2"/>
            <w:tabs>
              <w:tab w:val="right" w:leader="dot" w:pos="9360"/>
            </w:tabs>
            <w:rPr>
              <w:rStyle w:val="Hyperlink"/>
              <w:rFonts w:ascii="Times New Roman" w:hAnsi="Times New Roman" w:cs="Times New Roman"/>
              <w:noProof/>
            </w:rPr>
          </w:pPr>
          <w:hyperlink w:anchor="_Toc93499885">
            <w:r w:rsidRPr="00731442">
              <w:rPr>
                <w:rStyle w:val="Hyperlink"/>
                <w:rFonts w:ascii="Times New Roman" w:hAnsi="Times New Roman" w:cs="Times New Roman"/>
                <w:noProof/>
              </w:rPr>
              <w:t>4.8SYSTEM DESIGN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_Toc93499885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31</w:t>
            </w:r>
            <w:r w:rsidRPr="00731442">
              <w:rPr>
                <w:rFonts w:ascii="Times New Roman" w:hAnsi="Times New Roman" w:cs="Times New Roman"/>
                <w:noProof/>
              </w:rPr>
              <w:fldChar w:fldCharType="end"/>
            </w:r>
          </w:hyperlink>
        </w:p>
        <w:p w14:paraId="0DC8A97C" w14:textId="0C20DB94" w:rsidR="2BAA8972" w:rsidRPr="00731442" w:rsidRDefault="2BAA8972" w:rsidP="2BAA8972">
          <w:pPr>
            <w:pStyle w:val="TOC3"/>
            <w:tabs>
              <w:tab w:val="right" w:leader="dot" w:pos="9360"/>
            </w:tabs>
            <w:rPr>
              <w:rStyle w:val="Hyperlink"/>
              <w:rFonts w:ascii="Times New Roman" w:hAnsi="Times New Roman" w:cs="Times New Roman"/>
              <w:noProof/>
            </w:rPr>
          </w:pPr>
          <w:hyperlink w:anchor="_Toc994475370">
            <w:r w:rsidRPr="00731442">
              <w:rPr>
                <w:rStyle w:val="Hyperlink"/>
                <w:rFonts w:ascii="Times New Roman" w:hAnsi="Times New Roman" w:cs="Times New Roman"/>
                <w:noProof/>
              </w:rPr>
              <w:t>4.8.1ENTERPRISE ARCHITECTURE EA – AS IS</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_Toc994475370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31</w:t>
            </w:r>
            <w:r w:rsidRPr="00731442">
              <w:rPr>
                <w:rFonts w:ascii="Times New Roman" w:hAnsi="Times New Roman" w:cs="Times New Roman"/>
                <w:noProof/>
              </w:rPr>
              <w:fldChar w:fldCharType="end"/>
            </w:r>
          </w:hyperlink>
        </w:p>
        <w:p w14:paraId="3FAB28F1" w14:textId="0736A27E" w:rsidR="2BAA8972" w:rsidRPr="00731442" w:rsidRDefault="2BAA8972" w:rsidP="2BAA8972">
          <w:pPr>
            <w:pStyle w:val="TOC3"/>
            <w:tabs>
              <w:tab w:val="right" w:leader="dot" w:pos="9360"/>
            </w:tabs>
            <w:rPr>
              <w:rStyle w:val="Hyperlink"/>
              <w:rFonts w:ascii="Times New Roman" w:hAnsi="Times New Roman" w:cs="Times New Roman"/>
              <w:noProof/>
            </w:rPr>
          </w:pPr>
          <w:hyperlink w:anchor="_Toc1500732151">
            <w:r w:rsidRPr="00731442">
              <w:rPr>
                <w:rStyle w:val="Hyperlink"/>
                <w:rFonts w:ascii="Times New Roman" w:hAnsi="Times New Roman" w:cs="Times New Roman"/>
                <w:noProof/>
              </w:rPr>
              <w:t>4.8.2COMPONENT EXPLANATION OF ENTERPRISE ARCHITECTURE EA – AS IS</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_Toc1500732151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32</w:t>
            </w:r>
            <w:r w:rsidRPr="00731442">
              <w:rPr>
                <w:rFonts w:ascii="Times New Roman" w:hAnsi="Times New Roman" w:cs="Times New Roman"/>
                <w:noProof/>
              </w:rPr>
              <w:fldChar w:fldCharType="end"/>
            </w:r>
          </w:hyperlink>
        </w:p>
        <w:p w14:paraId="023B65D9" w14:textId="16776E57" w:rsidR="2BAA8972" w:rsidRPr="00731442" w:rsidRDefault="2BAA8972" w:rsidP="2BAA8972">
          <w:pPr>
            <w:pStyle w:val="TOC3"/>
            <w:tabs>
              <w:tab w:val="right" w:leader="dot" w:pos="9360"/>
            </w:tabs>
            <w:rPr>
              <w:rStyle w:val="Hyperlink"/>
              <w:rFonts w:ascii="Times New Roman" w:hAnsi="Times New Roman" w:cs="Times New Roman"/>
              <w:noProof/>
            </w:rPr>
          </w:pPr>
          <w:hyperlink w:anchor="_Toc1869461103">
            <w:r w:rsidRPr="00731442">
              <w:rPr>
                <w:rStyle w:val="Hyperlink"/>
                <w:rFonts w:ascii="Times New Roman" w:hAnsi="Times New Roman" w:cs="Times New Roman"/>
                <w:noProof/>
              </w:rPr>
              <w:t>4.8.3ENTERPRISE ARCHITECTURE EA – TO BE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_Toc1869461103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37</w:t>
            </w:r>
            <w:r w:rsidRPr="00731442">
              <w:rPr>
                <w:rFonts w:ascii="Times New Roman" w:hAnsi="Times New Roman" w:cs="Times New Roman"/>
                <w:noProof/>
              </w:rPr>
              <w:fldChar w:fldCharType="end"/>
            </w:r>
          </w:hyperlink>
        </w:p>
        <w:p w14:paraId="44526D44" w14:textId="089D6AF1" w:rsidR="2BAA8972" w:rsidRPr="00731442" w:rsidRDefault="2BAA8972" w:rsidP="2BAA8972">
          <w:pPr>
            <w:pStyle w:val="TOC3"/>
            <w:tabs>
              <w:tab w:val="right" w:leader="dot" w:pos="9360"/>
            </w:tabs>
            <w:rPr>
              <w:rStyle w:val="Hyperlink"/>
              <w:rFonts w:ascii="Times New Roman" w:hAnsi="Times New Roman" w:cs="Times New Roman"/>
              <w:noProof/>
            </w:rPr>
          </w:pPr>
          <w:hyperlink w:anchor="_Toc223104781">
            <w:r w:rsidRPr="00731442">
              <w:rPr>
                <w:rStyle w:val="Hyperlink"/>
                <w:rFonts w:ascii="Times New Roman" w:hAnsi="Times New Roman" w:cs="Times New Roman"/>
                <w:noProof/>
              </w:rPr>
              <w:t>4.8.4COMPONENT EXPLANATION OF ENTERPRISE ARCHITECTURE EA – TO BE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_Toc223104781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38</w:t>
            </w:r>
            <w:r w:rsidRPr="00731442">
              <w:rPr>
                <w:rFonts w:ascii="Times New Roman" w:hAnsi="Times New Roman" w:cs="Times New Roman"/>
                <w:noProof/>
              </w:rPr>
              <w:fldChar w:fldCharType="end"/>
            </w:r>
          </w:hyperlink>
        </w:p>
        <w:p w14:paraId="40FB53B6" w14:textId="026B5792" w:rsidR="2BAA8972" w:rsidRPr="00731442" w:rsidRDefault="2BAA8972" w:rsidP="2BAA8972">
          <w:pPr>
            <w:pStyle w:val="TOC3"/>
            <w:tabs>
              <w:tab w:val="right" w:leader="dot" w:pos="9360"/>
            </w:tabs>
            <w:rPr>
              <w:rStyle w:val="Hyperlink"/>
              <w:rFonts w:ascii="Times New Roman" w:hAnsi="Times New Roman" w:cs="Times New Roman"/>
              <w:noProof/>
            </w:rPr>
          </w:pPr>
          <w:hyperlink w:anchor="_Toc238401405">
            <w:r w:rsidRPr="00731442">
              <w:rPr>
                <w:rStyle w:val="Hyperlink"/>
                <w:rFonts w:ascii="Times New Roman" w:hAnsi="Times New Roman" w:cs="Times New Roman"/>
                <w:noProof/>
              </w:rPr>
              <w:t>4.8.5SYSTEM ARCHITECTURE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_Toc238401405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43</w:t>
            </w:r>
            <w:r w:rsidRPr="00731442">
              <w:rPr>
                <w:rFonts w:ascii="Times New Roman" w:hAnsi="Times New Roman" w:cs="Times New Roman"/>
                <w:noProof/>
              </w:rPr>
              <w:fldChar w:fldCharType="end"/>
            </w:r>
          </w:hyperlink>
        </w:p>
        <w:p w14:paraId="1468D419" w14:textId="17A2FA74" w:rsidR="2BAA8972" w:rsidRPr="00731442" w:rsidRDefault="2BAA8972" w:rsidP="2BAA8972">
          <w:pPr>
            <w:pStyle w:val="TOC3"/>
            <w:tabs>
              <w:tab w:val="right" w:leader="dot" w:pos="9360"/>
            </w:tabs>
            <w:rPr>
              <w:rStyle w:val="Hyperlink"/>
              <w:rFonts w:ascii="Times New Roman" w:hAnsi="Times New Roman" w:cs="Times New Roman"/>
              <w:noProof/>
            </w:rPr>
          </w:pPr>
          <w:hyperlink w:anchor="_Toc728576962">
            <w:r w:rsidRPr="00731442">
              <w:rPr>
                <w:rStyle w:val="Hyperlink"/>
                <w:rFonts w:ascii="Times New Roman" w:hAnsi="Times New Roman" w:cs="Times New Roman"/>
                <w:noProof/>
              </w:rPr>
              <w:t>4.8.6PROJECT DESIGN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_Toc728576962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44</w:t>
            </w:r>
            <w:r w:rsidRPr="00731442">
              <w:rPr>
                <w:rFonts w:ascii="Times New Roman" w:hAnsi="Times New Roman" w:cs="Times New Roman"/>
                <w:noProof/>
              </w:rPr>
              <w:fldChar w:fldCharType="end"/>
            </w:r>
          </w:hyperlink>
        </w:p>
        <w:p w14:paraId="34F06B6D" w14:textId="1E785709" w:rsidR="2BAA8972" w:rsidRPr="00731442" w:rsidRDefault="2BAA8972" w:rsidP="2BAA8972">
          <w:pPr>
            <w:pStyle w:val="TOC3"/>
            <w:tabs>
              <w:tab w:val="right" w:leader="dot" w:pos="9360"/>
            </w:tabs>
            <w:rPr>
              <w:rStyle w:val="Hyperlink"/>
              <w:rFonts w:ascii="Times New Roman" w:hAnsi="Times New Roman" w:cs="Times New Roman"/>
              <w:noProof/>
            </w:rPr>
          </w:pPr>
          <w:hyperlink w:anchor="_Toc401993905">
            <w:r w:rsidRPr="00731442">
              <w:rPr>
                <w:rStyle w:val="Hyperlink"/>
                <w:rFonts w:ascii="Times New Roman" w:hAnsi="Times New Roman" w:cs="Times New Roman"/>
                <w:noProof/>
              </w:rPr>
              <w:t>4.8.7DATABASE DESIGN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_Toc401993905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56</w:t>
            </w:r>
            <w:r w:rsidRPr="00731442">
              <w:rPr>
                <w:rFonts w:ascii="Times New Roman" w:hAnsi="Times New Roman" w:cs="Times New Roman"/>
                <w:noProof/>
              </w:rPr>
              <w:fldChar w:fldCharType="end"/>
            </w:r>
          </w:hyperlink>
        </w:p>
        <w:p w14:paraId="66C7BD5A" w14:textId="0A73F312" w:rsidR="2BAA8972" w:rsidRPr="00731442" w:rsidRDefault="2BAA8972" w:rsidP="2BAA8972">
          <w:pPr>
            <w:pStyle w:val="TOC3"/>
            <w:tabs>
              <w:tab w:val="right" w:leader="dot" w:pos="9360"/>
            </w:tabs>
            <w:rPr>
              <w:rStyle w:val="Hyperlink"/>
              <w:rFonts w:ascii="Times New Roman" w:hAnsi="Times New Roman" w:cs="Times New Roman"/>
              <w:noProof/>
            </w:rPr>
          </w:pPr>
          <w:hyperlink w:anchor="_Toc1704290303">
            <w:r w:rsidRPr="00731442">
              <w:rPr>
                <w:rStyle w:val="Hyperlink"/>
                <w:rFonts w:ascii="Times New Roman" w:hAnsi="Times New Roman" w:cs="Times New Roman"/>
                <w:noProof/>
              </w:rPr>
              <w:t>4.8.8INTERFACE DESIGN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_Toc1704290303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57</w:t>
            </w:r>
            <w:r w:rsidRPr="00731442">
              <w:rPr>
                <w:rFonts w:ascii="Times New Roman" w:hAnsi="Times New Roman" w:cs="Times New Roman"/>
                <w:noProof/>
              </w:rPr>
              <w:fldChar w:fldCharType="end"/>
            </w:r>
          </w:hyperlink>
        </w:p>
        <w:p w14:paraId="6531F56A" w14:textId="161549B2" w:rsidR="2BAA8972" w:rsidRPr="00731442" w:rsidRDefault="2BAA8972" w:rsidP="2BAA8972">
          <w:pPr>
            <w:pStyle w:val="TOC2"/>
            <w:tabs>
              <w:tab w:val="right" w:leader="dot" w:pos="9360"/>
            </w:tabs>
            <w:rPr>
              <w:rStyle w:val="Hyperlink"/>
              <w:rFonts w:ascii="Times New Roman" w:hAnsi="Times New Roman" w:cs="Times New Roman"/>
              <w:noProof/>
            </w:rPr>
          </w:pPr>
          <w:hyperlink w:anchor="_Toc1383802221">
            <w:r w:rsidRPr="00731442">
              <w:rPr>
                <w:rStyle w:val="Hyperlink"/>
                <w:rFonts w:ascii="Times New Roman" w:hAnsi="Times New Roman" w:cs="Times New Roman"/>
                <w:noProof/>
              </w:rPr>
              <w:t>4.9SUMMARY</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_Toc1383802221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59</w:t>
            </w:r>
            <w:r w:rsidRPr="00731442">
              <w:rPr>
                <w:rFonts w:ascii="Times New Roman" w:hAnsi="Times New Roman" w:cs="Times New Roman"/>
                <w:noProof/>
              </w:rPr>
              <w:fldChar w:fldCharType="end"/>
            </w:r>
          </w:hyperlink>
        </w:p>
        <w:p w14:paraId="41B500A5" w14:textId="733A8FA9" w:rsidR="2BAA8972" w:rsidRPr="00731442" w:rsidRDefault="2BAA8972" w:rsidP="2BAA8972">
          <w:pPr>
            <w:pStyle w:val="TOC1"/>
            <w:tabs>
              <w:tab w:val="right" w:leader="dot" w:pos="9360"/>
            </w:tabs>
            <w:rPr>
              <w:rStyle w:val="Hyperlink"/>
              <w:rFonts w:ascii="Times New Roman" w:hAnsi="Times New Roman" w:cs="Times New Roman"/>
              <w:noProof/>
            </w:rPr>
          </w:pPr>
          <w:hyperlink w:anchor="_Toc44987328">
            <w:r w:rsidRPr="00731442">
              <w:rPr>
                <w:rStyle w:val="Hyperlink"/>
                <w:rFonts w:ascii="Times New Roman" w:hAnsi="Times New Roman" w:cs="Times New Roman"/>
                <w:noProof/>
              </w:rPr>
              <w:t>CHAPTER 5</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_Toc44987328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60</w:t>
            </w:r>
            <w:r w:rsidRPr="00731442">
              <w:rPr>
                <w:rFonts w:ascii="Times New Roman" w:hAnsi="Times New Roman" w:cs="Times New Roman"/>
                <w:noProof/>
              </w:rPr>
              <w:fldChar w:fldCharType="end"/>
            </w:r>
          </w:hyperlink>
        </w:p>
        <w:p w14:paraId="7291AD77" w14:textId="570D4F41" w:rsidR="2BAA8972" w:rsidRPr="00731442" w:rsidRDefault="2BAA8972" w:rsidP="2BAA8972">
          <w:pPr>
            <w:pStyle w:val="TOC2"/>
            <w:tabs>
              <w:tab w:val="right" w:leader="dot" w:pos="9360"/>
            </w:tabs>
            <w:rPr>
              <w:rStyle w:val="Hyperlink"/>
              <w:rFonts w:ascii="Times New Roman" w:hAnsi="Times New Roman" w:cs="Times New Roman"/>
              <w:noProof/>
            </w:rPr>
          </w:pPr>
          <w:hyperlink w:anchor="_Toc67071116">
            <w:r w:rsidRPr="00731442">
              <w:rPr>
                <w:rStyle w:val="Hyperlink"/>
                <w:rFonts w:ascii="Times New Roman" w:hAnsi="Times New Roman" w:cs="Times New Roman"/>
                <w:noProof/>
              </w:rPr>
              <w:t>5.1INTRODUCTION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_Toc67071116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60</w:t>
            </w:r>
            <w:r w:rsidRPr="00731442">
              <w:rPr>
                <w:rFonts w:ascii="Times New Roman" w:hAnsi="Times New Roman" w:cs="Times New Roman"/>
                <w:noProof/>
              </w:rPr>
              <w:fldChar w:fldCharType="end"/>
            </w:r>
          </w:hyperlink>
        </w:p>
        <w:p w14:paraId="0AFE962C" w14:textId="2083E8F5" w:rsidR="2BAA8972" w:rsidRPr="00731442" w:rsidRDefault="2BAA8972" w:rsidP="2BAA8972">
          <w:pPr>
            <w:pStyle w:val="TOC2"/>
            <w:tabs>
              <w:tab w:val="right" w:leader="dot" w:pos="9360"/>
            </w:tabs>
            <w:rPr>
              <w:rStyle w:val="Hyperlink"/>
              <w:rFonts w:ascii="Times New Roman" w:hAnsi="Times New Roman" w:cs="Times New Roman"/>
              <w:noProof/>
            </w:rPr>
          </w:pPr>
          <w:hyperlink w:anchor="_Toc220549685">
            <w:r w:rsidRPr="00731442">
              <w:rPr>
                <w:rStyle w:val="Hyperlink"/>
                <w:rFonts w:ascii="Times New Roman" w:hAnsi="Times New Roman" w:cs="Times New Roman"/>
                <w:noProof/>
              </w:rPr>
              <w:t>5.2SYSTEM DEVELOPMENT</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_Toc220549685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60</w:t>
            </w:r>
            <w:r w:rsidRPr="00731442">
              <w:rPr>
                <w:rFonts w:ascii="Times New Roman" w:hAnsi="Times New Roman" w:cs="Times New Roman"/>
                <w:noProof/>
              </w:rPr>
              <w:fldChar w:fldCharType="end"/>
            </w:r>
          </w:hyperlink>
        </w:p>
        <w:p w14:paraId="77A48831" w14:textId="28A5A07C" w:rsidR="2BAA8972" w:rsidRPr="00731442" w:rsidRDefault="2BAA8972" w:rsidP="2BAA8972">
          <w:pPr>
            <w:pStyle w:val="TOC2"/>
            <w:tabs>
              <w:tab w:val="right" w:leader="dot" w:pos="9360"/>
            </w:tabs>
            <w:rPr>
              <w:rStyle w:val="Hyperlink"/>
              <w:rFonts w:ascii="Times New Roman" w:hAnsi="Times New Roman" w:cs="Times New Roman"/>
              <w:noProof/>
            </w:rPr>
          </w:pPr>
          <w:hyperlink w:anchor="_Toc702959473">
            <w:r w:rsidRPr="00731442">
              <w:rPr>
                <w:rStyle w:val="Hyperlink"/>
                <w:rFonts w:ascii="Times New Roman" w:hAnsi="Times New Roman" w:cs="Times New Roman"/>
                <w:noProof/>
              </w:rPr>
              <w:t>5.3CREATE DATABASE</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_Toc702959473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60</w:t>
            </w:r>
            <w:r w:rsidRPr="00731442">
              <w:rPr>
                <w:rFonts w:ascii="Times New Roman" w:hAnsi="Times New Roman" w:cs="Times New Roman"/>
                <w:noProof/>
              </w:rPr>
              <w:fldChar w:fldCharType="end"/>
            </w:r>
          </w:hyperlink>
        </w:p>
        <w:p w14:paraId="15B02CB7" w14:textId="55A9CFE9" w:rsidR="2BAA8972" w:rsidRPr="00731442" w:rsidRDefault="2BAA8972" w:rsidP="2BAA8972">
          <w:pPr>
            <w:pStyle w:val="TOC2"/>
            <w:tabs>
              <w:tab w:val="right" w:leader="dot" w:pos="9360"/>
            </w:tabs>
            <w:rPr>
              <w:rStyle w:val="Hyperlink"/>
              <w:rFonts w:ascii="Times New Roman" w:hAnsi="Times New Roman" w:cs="Times New Roman"/>
              <w:noProof/>
            </w:rPr>
          </w:pPr>
          <w:hyperlink w:anchor="_Toc699593241">
            <w:r w:rsidRPr="00731442">
              <w:rPr>
                <w:rStyle w:val="Hyperlink"/>
                <w:rFonts w:ascii="Times New Roman" w:hAnsi="Times New Roman" w:cs="Times New Roman"/>
                <w:noProof/>
              </w:rPr>
              <w:t>5.4CODING OF SYSTEM PROCESS</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_Toc699593241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60</w:t>
            </w:r>
            <w:r w:rsidRPr="00731442">
              <w:rPr>
                <w:rFonts w:ascii="Times New Roman" w:hAnsi="Times New Roman" w:cs="Times New Roman"/>
                <w:noProof/>
              </w:rPr>
              <w:fldChar w:fldCharType="end"/>
            </w:r>
          </w:hyperlink>
        </w:p>
        <w:p w14:paraId="5EFDEF06" w14:textId="7BAF165D" w:rsidR="2BAA8972" w:rsidRPr="00731442" w:rsidRDefault="2BAA8972" w:rsidP="2BAA8972">
          <w:pPr>
            <w:pStyle w:val="TOC1"/>
            <w:tabs>
              <w:tab w:val="right" w:leader="dot" w:pos="9360"/>
            </w:tabs>
            <w:rPr>
              <w:rStyle w:val="Hyperlink"/>
              <w:rFonts w:ascii="Times New Roman" w:hAnsi="Times New Roman" w:cs="Times New Roman"/>
              <w:noProof/>
            </w:rPr>
          </w:pPr>
          <w:hyperlink w:anchor="_Toc2038282017">
            <w:r w:rsidRPr="00731442">
              <w:rPr>
                <w:rStyle w:val="Hyperlink"/>
                <w:rFonts w:ascii="Times New Roman" w:hAnsi="Times New Roman" w:cs="Times New Roman"/>
                <w:noProof/>
              </w:rPr>
              <w:t>CHAPTER 6</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_Toc2038282017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61</w:t>
            </w:r>
            <w:r w:rsidRPr="00731442">
              <w:rPr>
                <w:rFonts w:ascii="Times New Roman" w:hAnsi="Times New Roman" w:cs="Times New Roman"/>
                <w:noProof/>
              </w:rPr>
              <w:fldChar w:fldCharType="end"/>
            </w:r>
          </w:hyperlink>
        </w:p>
        <w:p w14:paraId="54F79029" w14:textId="3F282C2C" w:rsidR="2BAA8972" w:rsidRPr="00731442" w:rsidRDefault="2BAA8972" w:rsidP="2BAA8972">
          <w:pPr>
            <w:pStyle w:val="TOC2"/>
            <w:tabs>
              <w:tab w:val="right" w:leader="dot" w:pos="9360"/>
            </w:tabs>
            <w:rPr>
              <w:rStyle w:val="Hyperlink"/>
              <w:rFonts w:ascii="Times New Roman" w:hAnsi="Times New Roman" w:cs="Times New Roman"/>
              <w:noProof/>
            </w:rPr>
          </w:pPr>
          <w:hyperlink w:anchor="_Toc10618861">
            <w:r w:rsidRPr="00731442">
              <w:rPr>
                <w:rStyle w:val="Hyperlink"/>
                <w:rFonts w:ascii="Times New Roman" w:hAnsi="Times New Roman" w:cs="Times New Roman"/>
                <w:noProof/>
              </w:rPr>
              <w:t>6.1INTRODUCTION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_Toc10618861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61</w:t>
            </w:r>
            <w:r w:rsidRPr="00731442">
              <w:rPr>
                <w:rFonts w:ascii="Times New Roman" w:hAnsi="Times New Roman" w:cs="Times New Roman"/>
                <w:noProof/>
              </w:rPr>
              <w:fldChar w:fldCharType="end"/>
            </w:r>
          </w:hyperlink>
        </w:p>
        <w:p w14:paraId="6019274C" w14:textId="50EF05EF" w:rsidR="2BAA8972" w:rsidRPr="00731442" w:rsidRDefault="2BAA8972" w:rsidP="2BAA8972">
          <w:pPr>
            <w:pStyle w:val="TOC2"/>
            <w:tabs>
              <w:tab w:val="right" w:leader="dot" w:pos="9360"/>
            </w:tabs>
            <w:rPr>
              <w:rStyle w:val="Hyperlink"/>
              <w:rFonts w:ascii="Times New Roman" w:hAnsi="Times New Roman" w:cs="Times New Roman"/>
              <w:noProof/>
            </w:rPr>
          </w:pPr>
          <w:hyperlink w:anchor="_Toc742074296">
            <w:r w:rsidRPr="00731442">
              <w:rPr>
                <w:rStyle w:val="Hyperlink"/>
                <w:rFonts w:ascii="Times New Roman" w:hAnsi="Times New Roman" w:cs="Times New Roman"/>
                <w:noProof/>
              </w:rPr>
              <w:t>6.2SYSTEM CONTRIBUTION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_Toc742074296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61</w:t>
            </w:r>
            <w:r w:rsidRPr="00731442">
              <w:rPr>
                <w:rFonts w:ascii="Times New Roman" w:hAnsi="Times New Roman" w:cs="Times New Roman"/>
                <w:noProof/>
              </w:rPr>
              <w:fldChar w:fldCharType="end"/>
            </w:r>
          </w:hyperlink>
        </w:p>
        <w:p w14:paraId="359BFD4E" w14:textId="12FB0FFD" w:rsidR="2BAA8972" w:rsidRPr="00731442" w:rsidRDefault="2BAA8972" w:rsidP="2BAA8972">
          <w:pPr>
            <w:pStyle w:val="TOC2"/>
            <w:tabs>
              <w:tab w:val="right" w:leader="dot" w:pos="9360"/>
            </w:tabs>
            <w:rPr>
              <w:rStyle w:val="Hyperlink"/>
              <w:rFonts w:ascii="Times New Roman" w:hAnsi="Times New Roman" w:cs="Times New Roman"/>
              <w:noProof/>
            </w:rPr>
          </w:pPr>
          <w:hyperlink w:anchor="_Toc464668983">
            <w:r w:rsidRPr="00731442">
              <w:rPr>
                <w:rStyle w:val="Hyperlink"/>
                <w:rFonts w:ascii="Times New Roman" w:hAnsi="Times New Roman" w:cs="Times New Roman"/>
                <w:noProof/>
              </w:rPr>
              <w:t>6.3SYSTEM CONSTRAINT</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_Toc464668983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61</w:t>
            </w:r>
            <w:r w:rsidRPr="00731442">
              <w:rPr>
                <w:rFonts w:ascii="Times New Roman" w:hAnsi="Times New Roman" w:cs="Times New Roman"/>
                <w:noProof/>
              </w:rPr>
              <w:fldChar w:fldCharType="end"/>
            </w:r>
          </w:hyperlink>
        </w:p>
        <w:p w14:paraId="55BE168F" w14:textId="5A46CFBA" w:rsidR="2BAA8972" w:rsidRPr="00731442" w:rsidRDefault="2BAA8972" w:rsidP="2BAA8972">
          <w:pPr>
            <w:pStyle w:val="TOC2"/>
            <w:tabs>
              <w:tab w:val="right" w:leader="dot" w:pos="9360"/>
            </w:tabs>
            <w:rPr>
              <w:rStyle w:val="Hyperlink"/>
              <w:rFonts w:ascii="Times New Roman" w:hAnsi="Times New Roman" w:cs="Times New Roman"/>
            </w:rPr>
          </w:pPr>
          <w:hyperlink w:anchor="_Toc446694039">
            <w:r w:rsidRPr="00731442">
              <w:rPr>
                <w:rStyle w:val="Hyperlink"/>
                <w:rFonts w:ascii="Times New Roman" w:hAnsi="Times New Roman" w:cs="Times New Roman"/>
                <w:noProof/>
              </w:rPr>
              <w:t>6.4FUTURE SUGGESTION</w:t>
            </w:r>
            <w:r w:rsidRPr="00731442">
              <w:rPr>
                <w:rFonts w:ascii="Times New Roman" w:hAnsi="Times New Roman" w:cs="Times New Roman"/>
                <w:noProof/>
              </w:rPr>
              <w:tab/>
            </w:r>
            <w:r w:rsidRPr="00731442">
              <w:rPr>
                <w:rFonts w:ascii="Times New Roman" w:hAnsi="Times New Roman" w:cs="Times New Roman"/>
                <w:noProof/>
              </w:rPr>
              <w:fldChar w:fldCharType="begin"/>
            </w:r>
            <w:r w:rsidRPr="00731442">
              <w:rPr>
                <w:rFonts w:ascii="Times New Roman" w:hAnsi="Times New Roman" w:cs="Times New Roman"/>
                <w:noProof/>
              </w:rPr>
              <w:instrText>PAGEREF _Toc446694039 \h</w:instrText>
            </w:r>
            <w:r w:rsidRPr="00731442">
              <w:rPr>
                <w:rFonts w:ascii="Times New Roman" w:hAnsi="Times New Roman" w:cs="Times New Roman"/>
                <w:noProof/>
              </w:rPr>
            </w:r>
            <w:r w:rsidRPr="00731442">
              <w:rPr>
                <w:rFonts w:ascii="Times New Roman" w:hAnsi="Times New Roman" w:cs="Times New Roman"/>
                <w:noProof/>
              </w:rPr>
              <w:fldChar w:fldCharType="separate"/>
            </w:r>
            <w:r w:rsidR="00954164" w:rsidRPr="00731442">
              <w:rPr>
                <w:rFonts w:ascii="Times New Roman" w:hAnsi="Times New Roman" w:cs="Times New Roman"/>
                <w:noProof/>
              </w:rPr>
              <w:t>61</w:t>
            </w:r>
            <w:r w:rsidRPr="00731442">
              <w:rPr>
                <w:rFonts w:ascii="Times New Roman" w:hAnsi="Times New Roman" w:cs="Times New Roman"/>
                <w:noProof/>
              </w:rPr>
              <w:fldChar w:fldCharType="end"/>
            </w:r>
          </w:hyperlink>
          <w:r w:rsidRPr="00731442">
            <w:rPr>
              <w:rFonts w:ascii="Times New Roman" w:hAnsi="Times New Roman" w:cs="Times New Roman"/>
            </w:rPr>
            <w:fldChar w:fldCharType="end"/>
          </w:r>
        </w:p>
      </w:sdtContent>
    </w:sdt>
    <w:p w14:paraId="59EDC2BB" w14:textId="03B897F0"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504022AB" w14:textId="5905F9EF" w:rsidR="009E4F4E" w:rsidRPr="00731442" w:rsidRDefault="012FCE9E" w:rsidP="2BAA8972">
      <w:pPr>
        <w:pStyle w:val="Heading1"/>
        <w:jc w:val="both"/>
        <w:rPr>
          <w:rFonts w:ascii="Times New Roman" w:eastAsia="Times New Roman" w:hAnsi="Times New Roman" w:cs="Times New Roman"/>
          <w:sz w:val="24"/>
          <w:szCs w:val="24"/>
        </w:rPr>
      </w:pPr>
      <w:bookmarkStart w:id="11" w:name="_Toc1604888128"/>
      <w:r w:rsidRPr="00731442">
        <w:rPr>
          <w:rFonts w:ascii="Times New Roman" w:eastAsia="Times New Roman" w:hAnsi="Times New Roman" w:cs="Times New Roman"/>
          <w:b/>
          <w:bCs/>
          <w:sz w:val="24"/>
          <w:szCs w:val="24"/>
          <w:lang w:val="en-MY"/>
        </w:rPr>
        <w:t>LIST OF TABLES</w:t>
      </w:r>
      <w:bookmarkEnd w:id="11"/>
    </w:p>
    <w:p w14:paraId="2C8C4106" w14:textId="61A8B484" w:rsidR="009E4F4E" w:rsidRPr="00731442" w:rsidRDefault="009E4F4E" w:rsidP="2BAA8972">
      <w:pPr>
        <w:jc w:val="both"/>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65"/>
        <w:gridCol w:w="6660"/>
        <w:gridCol w:w="1020"/>
      </w:tblGrid>
      <w:tr w:rsidR="0873BC31" w:rsidRPr="00731442" w14:paraId="516D8F8E" w14:textId="77777777" w:rsidTr="2BAA8972">
        <w:trPr>
          <w:trHeight w:val="300"/>
        </w:trPr>
        <w:tc>
          <w:tcPr>
            <w:tcW w:w="1665" w:type="dxa"/>
            <w:tcBorders>
              <w:top w:val="nil"/>
              <w:left w:val="nil"/>
              <w:bottom w:val="nil"/>
              <w:right w:val="nil"/>
            </w:tcBorders>
            <w:tcMar>
              <w:left w:w="105" w:type="dxa"/>
              <w:right w:w="105" w:type="dxa"/>
            </w:tcMar>
          </w:tcPr>
          <w:p w14:paraId="0E0982AE" w14:textId="20BEB85F"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Table no.</w:t>
            </w:r>
          </w:p>
        </w:tc>
        <w:tc>
          <w:tcPr>
            <w:tcW w:w="6660" w:type="dxa"/>
            <w:tcBorders>
              <w:top w:val="nil"/>
              <w:left w:val="nil"/>
              <w:bottom w:val="nil"/>
              <w:right w:val="nil"/>
            </w:tcBorders>
            <w:tcMar>
              <w:left w:w="105" w:type="dxa"/>
              <w:right w:w="105" w:type="dxa"/>
            </w:tcMar>
          </w:tcPr>
          <w:p w14:paraId="4AD3C4C2" w14:textId="0B999616"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title</w:t>
            </w:r>
          </w:p>
        </w:tc>
        <w:tc>
          <w:tcPr>
            <w:tcW w:w="1020" w:type="dxa"/>
            <w:tcBorders>
              <w:top w:val="nil"/>
              <w:left w:val="nil"/>
              <w:bottom w:val="nil"/>
              <w:right w:val="nil"/>
            </w:tcBorders>
            <w:tcMar>
              <w:left w:w="105" w:type="dxa"/>
              <w:right w:w="105" w:type="dxa"/>
            </w:tcMar>
          </w:tcPr>
          <w:p w14:paraId="362E3446" w14:textId="467E958B"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page</w:t>
            </w:r>
          </w:p>
        </w:tc>
      </w:tr>
      <w:tr w:rsidR="0873BC31" w:rsidRPr="00731442" w14:paraId="07F8B40A" w14:textId="77777777" w:rsidTr="2BAA8972">
        <w:trPr>
          <w:trHeight w:val="300"/>
        </w:trPr>
        <w:tc>
          <w:tcPr>
            <w:tcW w:w="1665" w:type="dxa"/>
            <w:tcBorders>
              <w:top w:val="nil"/>
              <w:left w:val="nil"/>
              <w:bottom w:val="nil"/>
              <w:right w:val="nil"/>
            </w:tcBorders>
            <w:tcMar>
              <w:left w:w="105" w:type="dxa"/>
              <w:right w:w="105" w:type="dxa"/>
            </w:tcMar>
          </w:tcPr>
          <w:p w14:paraId="2BC87559" w14:textId="5D5E08E3"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660" w:type="dxa"/>
            <w:tcBorders>
              <w:top w:val="nil"/>
              <w:left w:val="nil"/>
              <w:bottom w:val="nil"/>
              <w:right w:val="nil"/>
            </w:tcBorders>
            <w:tcMar>
              <w:left w:w="105" w:type="dxa"/>
              <w:right w:w="105" w:type="dxa"/>
            </w:tcMar>
          </w:tcPr>
          <w:p w14:paraId="33178D66" w14:textId="0AE0BBCA"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20" w:type="dxa"/>
            <w:tcBorders>
              <w:top w:val="nil"/>
              <w:left w:val="nil"/>
              <w:bottom w:val="nil"/>
              <w:right w:val="nil"/>
            </w:tcBorders>
            <w:tcMar>
              <w:left w:w="105" w:type="dxa"/>
              <w:right w:w="105" w:type="dxa"/>
            </w:tcMar>
          </w:tcPr>
          <w:p w14:paraId="300C6CAB" w14:textId="11DBFF9D" w:rsidR="0873BC31" w:rsidRPr="00731442" w:rsidRDefault="0873BC31" w:rsidP="2BAA8972">
            <w:pPr>
              <w:spacing w:line="360" w:lineRule="auto"/>
              <w:jc w:val="both"/>
              <w:rPr>
                <w:rFonts w:ascii="Times New Roman" w:eastAsia="Times New Roman" w:hAnsi="Times New Roman" w:cs="Times New Roman"/>
                <w:b/>
                <w:bCs/>
                <w:caps/>
                <w:lang w:val="en-MY"/>
              </w:rPr>
            </w:pPr>
          </w:p>
        </w:tc>
      </w:tr>
      <w:tr w:rsidR="0873BC31" w:rsidRPr="00731442" w14:paraId="64EC184A" w14:textId="77777777" w:rsidTr="2BAA8972">
        <w:trPr>
          <w:trHeight w:val="300"/>
        </w:trPr>
        <w:tc>
          <w:tcPr>
            <w:tcW w:w="1665" w:type="dxa"/>
            <w:tcBorders>
              <w:top w:val="nil"/>
              <w:left w:val="nil"/>
              <w:bottom w:val="nil"/>
              <w:right w:val="nil"/>
            </w:tcBorders>
            <w:tcMar>
              <w:left w:w="105" w:type="dxa"/>
              <w:right w:w="105" w:type="dxa"/>
            </w:tcMar>
          </w:tcPr>
          <w:p w14:paraId="38842840" w14:textId="3DB925C4"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660" w:type="dxa"/>
            <w:tcBorders>
              <w:top w:val="nil"/>
              <w:left w:val="nil"/>
              <w:bottom w:val="nil"/>
              <w:right w:val="nil"/>
            </w:tcBorders>
            <w:tcMar>
              <w:left w:w="105" w:type="dxa"/>
              <w:right w:w="105" w:type="dxa"/>
            </w:tcMar>
          </w:tcPr>
          <w:p w14:paraId="43267E9B" w14:textId="20953EA1"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20" w:type="dxa"/>
            <w:tcBorders>
              <w:top w:val="nil"/>
              <w:left w:val="nil"/>
              <w:bottom w:val="nil"/>
              <w:right w:val="nil"/>
            </w:tcBorders>
            <w:tcMar>
              <w:left w:w="105" w:type="dxa"/>
              <w:right w:w="105" w:type="dxa"/>
            </w:tcMar>
          </w:tcPr>
          <w:p w14:paraId="6BE311AF" w14:textId="3E095993" w:rsidR="0873BC31" w:rsidRPr="00731442" w:rsidRDefault="0873BC31" w:rsidP="2BAA8972">
            <w:pPr>
              <w:spacing w:line="360" w:lineRule="auto"/>
              <w:jc w:val="both"/>
              <w:rPr>
                <w:rFonts w:ascii="Times New Roman" w:eastAsia="Times New Roman" w:hAnsi="Times New Roman" w:cs="Times New Roman"/>
                <w:b/>
                <w:bCs/>
                <w:caps/>
                <w:lang w:val="en-MY"/>
              </w:rPr>
            </w:pPr>
          </w:p>
        </w:tc>
      </w:tr>
      <w:tr w:rsidR="0873BC31" w:rsidRPr="00731442" w14:paraId="3298D59D" w14:textId="77777777" w:rsidTr="2BAA8972">
        <w:trPr>
          <w:trHeight w:val="300"/>
        </w:trPr>
        <w:tc>
          <w:tcPr>
            <w:tcW w:w="1665" w:type="dxa"/>
            <w:tcBorders>
              <w:top w:val="nil"/>
              <w:left w:val="nil"/>
              <w:bottom w:val="nil"/>
              <w:right w:val="nil"/>
            </w:tcBorders>
            <w:tcMar>
              <w:left w:w="105" w:type="dxa"/>
              <w:right w:w="105" w:type="dxa"/>
            </w:tcMar>
          </w:tcPr>
          <w:p w14:paraId="2452FEE6" w14:textId="7A0918D9"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660" w:type="dxa"/>
            <w:tcBorders>
              <w:top w:val="nil"/>
              <w:left w:val="nil"/>
              <w:bottom w:val="nil"/>
              <w:right w:val="nil"/>
            </w:tcBorders>
            <w:tcMar>
              <w:left w:w="105" w:type="dxa"/>
              <w:right w:w="105" w:type="dxa"/>
            </w:tcMar>
          </w:tcPr>
          <w:p w14:paraId="62AA4C22" w14:textId="33D517B1"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20" w:type="dxa"/>
            <w:tcBorders>
              <w:top w:val="nil"/>
              <w:left w:val="nil"/>
              <w:bottom w:val="nil"/>
              <w:right w:val="nil"/>
            </w:tcBorders>
            <w:tcMar>
              <w:left w:w="105" w:type="dxa"/>
              <w:right w:w="105" w:type="dxa"/>
            </w:tcMar>
          </w:tcPr>
          <w:p w14:paraId="7DB9929F" w14:textId="204F9B78" w:rsidR="0873BC31" w:rsidRPr="00731442" w:rsidRDefault="0873BC31" w:rsidP="2BAA8972">
            <w:pPr>
              <w:spacing w:line="360" w:lineRule="auto"/>
              <w:jc w:val="both"/>
              <w:rPr>
                <w:rFonts w:ascii="Times New Roman" w:eastAsia="Times New Roman" w:hAnsi="Times New Roman" w:cs="Times New Roman"/>
                <w:b/>
                <w:bCs/>
                <w:caps/>
                <w:lang w:val="en-MY"/>
              </w:rPr>
            </w:pPr>
          </w:p>
        </w:tc>
      </w:tr>
      <w:tr w:rsidR="0873BC31" w:rsidRPr="00731442" w14:paraId="62D93C3F" w14:textId="77777777" w:rsidTr="2BAA8972">
        <w:trPr>
          <w:trHeight w:val="300"/>
        </w:trPr>
        <w:tc>
          <w:tcPr>
            <w:tcW w:w="1665" w:type="dxa"/>
            <w:tcBorders>
              <w:top w:val="nil"/>
              <w:left w:val="nil"/>
              <w:bottom w:val="nil"/>
              <w:right w:val="nil"/>
            </w:tcBorders>
            <w:tcMar>
              <w:left w:w="105" w:type="dxa"/>
              <w:right w:w="105" w:type="dxa"/>
            </w:tcMar>
          </w:tcPr>
          <w:p w14:paraId="1953B9C8" w14:textId="009091F7"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660" w:type="dxa"/>
            <w:tcBorders>
              <w:top w:val="nil"/>
              <w:left w:val="nil"/>
              <w:bottom w:val="nil"/>
              <w:right w:val="nil"/>
            </w:tcBorders>
            <w:tcMar>
              <w:left w:w="105" w:type="dxa"/>
              <w:right w:w="105" w:type="dxa"/>
            </w:tcMar>
          </w:tcPr>
          <w:p w14:paraId="75ADBF4B" w14:textId="557A52E0"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20" w:type="dxa"/>
            <w:tcBorders>
              <w:top w:val="nil"/>
              <w:left w:val="nil"/>
              <w:bottom w:val="nil"/>
              <w:right w:val="nil"/>
            </w:tcBorders>
            <w:tcMar>
              <w:left w:w="105" w:type="dxa"/>
              <w:right w:w="105" w:type="dxa"/>
            </w:tcMar>
          </w:tcPr>
          <w:p w14:paraId="4C35D726" w14:textId="6A733C58" w:rsidR="0873BC31" w:rsidRPr="00731442" w:rsidRDefault="0873BC31" w:rsidP="2BAA8972">
            <w:pPr>
              <w:spacing w:line="360" w:lineRule="auto"/>
              <w:jc w:val="both"/>
              <w:rPr>
                <w:rFonts w:ascii="Times New Roman" w:eastAsia="Times New Roman" w:hAnsi="Times New Roman" w:cs="Times New Roman"/>
                <w:b/>
                <w:bCs/>
                <w:caps/>
                <w:lang w:val="en-MY"/>
              </w:rPr>
            </w:pPr>
          </w:p>
        </w:tc>
      </w:tr>
      <w:tr w:rsidR="0873BC31" w:rsidRPr="00731442" w14:paraId="17568ED9" w14:textId="77777777" w:rsidTr="2BAA8972">
        <w:trPr>
          <w:trHeight w:val="300"/>
        </w:trPr>
        <w:tc>
          <w:tcPr>
            <w:tcW w:w="1665" w:type="dxa"/>
            <w:tcBorders>
              <w:top w:val="nil"/>
              <w:left w:val="nil"/>
              <w:bottom w:val="nil"/>
              <w:right w:val="nil"/>
            </w:tcBorders>
            <w:tcMar>
              <w:left w:w="105" w:type="dxa"/>
              <w:right w:w="105" w:type="dxa"/>
            </w:tcMar>
          </w:tcPr>
          <w:p w14:paraId="02C27F0C" w14:textId="14D00003"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660" w:type="dxa"/>
            <w:tcBorders>
              <w:top w:val="nil"/>
              <w:left w:val="nil"/>
              <w:bottom w:val="nil"/>
              <w:right w:val="nil"/>
            </w:tcBorders>
            <w:tcMar>
              <w:left w:w="105" w:type="dxa"/>
              <w:right w:w="105" w:type="dxa"/>
            </w:tcMar>
          </w:tcPr>
          <w:p w14:paraId="7401137A" w14:textId="0B352C46"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20" w:type="dxa"/>
            <w:tcBorders>
              <w:top w:val="nil"/>
              <w:left w:val="nil"/>
              <w:bottom w:val="nil"/>
              <w:right w:val="nil"/>
            </w:tcBorders>
            <w:tcMar>
              <w:left w:w="105" w:type="dxa"/>
              <w:right w:w="105" w:type="dxa"/>
            </w:tcMar>
          </w:tcPr>
          <w:p w14:paraId="431A82A6" w14:textId="2C17CEEC" w:rsidR="0873BC31" w:rsidRPr="00731442" w:rsidRDefault="0873BC31" w:rsidP="2BAA8972">
            <w:pPr>
              <w:spacing w:line="360" w:lineRule="auto"/>
              <w:jc w:val="both"/>
              <w:rPr>
                <w:rFonts w:ascii="Times New Roman" w:eastAsia="Times New Roman" w:hAnsi="Times New Roman" w:cs="Times New Roman"/>
                <w:b/>
                <w:bCs/>
                <w:caps/>
                <w:lang w:val="en-MY"/>
              </w:rPr>
            </w:pPr>
          </w:p>
        </w:tc>
      </w:tr>
    </w:tbl>
    <w:p w14:paraId="27CD77F1" w14:textId="5268BC9A" w:rsidR="009E4F4E" w:rsidRPr="00731442" w:rsidRDefault="0BA5A4CB" w:rsidP="2BAA8972">
      <w:pPr>
        <w:pStyle w:val="Heading1"/>
        <w:jc w:val="both"/>
        <w:rPr>
          <w:rFonts w:ascii="Times New Roman" w:eastAsia="Times New Roman" w:hAnsi="Times New Roman" w:cs="Times New Roman"/>
          <w:sz w:val="24"/>
          <w:szCs w:val="24"/>
        </w:rPr>
      </w:pPr>
      <w:bookmarkStart w:id="12" w:name="_Toc1377128595"/>
      <w:r w:rsidRPr="00731442">
        <w:rPr>
          <w:rFonts w:ascii="Times New Roman" w:eastAsia="Times New Roman" w:hAnsi="Times New Roman" w:cs="Times New Roman"/>
          <w:b/>
          <w:bCs/>
          <w:sz w:val="24"/>
          <w:szCs w:val="24"/>
          <w:lang w:val="en-MY"/>
        </w:rPr>
        <w:t>LIST OF FIGURES</w:t>
      </w:r>
      <w:bookmarkEnd w:id="12"/>
    </w:p>
    <w:p w14:paraId="13F4C950" w14:textId="7B157255" w:rsidR="009E4F4E" w:rsidRPr="00731442" w:rsidRDefault="009E4F4E" w:rsidP="2BAA8972">
      <w:pPr>
        <w:jc w:val="both"/>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740"/>
        <w:gridCol w:w="6555"/>
        <w:gridCol w:w="1065"/>
      </w:tblGrid>
      <w:tr w:rsidR="0873BC31" w:rsidRPr="00731442" w14:paraId="247D3FF9" w14:textId="77777777" w:rsidTr="2BAA8972">
        <w:trPr>
          <w:trHeight w:val="300"/>
        </w:trPr>
        <w:tc>
          <w:tcPr>
            <w:tcW w:w="1740" w:type="dxa"/>
            <w:tcBorders>
              <w:top w:val="nil"/>
              <w:left w:val="nil"/>
              <w:bottom w:val="nil"/>
              <w:right w:val="nil"/>
            </w:tcBorders>
            <w:tcMar>
              <w:left w:w="105" w:type="dxa"/>
              <w:right w:w="105" w:type="dxa"/>
            </w:tcMar>
          </w:tcPr>
          <w:p w14:paraId="7CC1C2A8" w14:textId="3E382DF1"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figure no.</w:t>
            </w:r>
          </w:p>
        </w:tc>
        <w:tc>
          <w:tcPr>
            <w:tcW w:w="6555" w:type="dxa"/>
            <w:tcBorders>
              <w:top w:val="nil"/>
              <w:left w:val="nil"/>
              <w:bottom w:val="nil"/>
              <w:right w:val="nil"/>
            </w:tcBorders>
            <w:tcMar>
              <w:left w:w="105" w:type="dxa"/>
              <w:right w:w="105" w:type="dxa"/>
            </w:tcMar>
          </w:tcPr>
          <w:p w14:paraId="1924ED60" w14:textId="57E29535"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title</w:t>
            </w:r>
          </w:p>
        </w:tc>
        <w:tc>
          <w:tcPr>
            <w:tcW w:w="1065" w:type="dxa"/>
            <w:tcBorders>
              <w:top w:val="nil"/>
              <w:left w:val="nil"/>
              <w:bottom w:val="nil"/>
              <w:right w:val="nil"/>
            </w:tcBorders>
            <w:tcMar>
              <w:left w:w="105" w:type="dxa"/>
              <w:right w:w="105" w:type="dxa"/>
            </w:tcMar>
          </w:tcPr>
          <w:p w14:paraId="4BCAAD1E" w14:textId="7F14BE1F"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page</w:t>
            </w:r>
          </w:p>
        </w:tc>
      </w:tr>
      <w:tr w:rsidR="0873BC31" w:rsidRPr="00731442" w14:paraId="2BAF0AC5" w14:textId="77777777" w:rsidTr="2BAA8972">
        <w:trPr>
          <w:trHeight w:val="300"/>
        </w:trPr>
        <w:tc>
          <w:tcPr>
            <w:tcW w:w="1740" w:type="dxa"/>
            <w:tcBorders>
              <w:top w:val="nil"/>
              <w:left w:val="nil"/>
              <w:bottom w:val="nil"/>
              <w:right w:val="nil"/>
            </w:tcBorders>
            <w:tcMar>
              <w:left w:w="105" w:type="dxa"/>
              <w:right w:w="105" w:type="dxa"/>
            </w:tcMar>
          </w:tcPr>
          <w:p w14:paraId="20C79D73" w14:textId="2D9E5A14" w:rsidR="0873BC31" w:rsidRPr="00731442" w:rsidRDefault="216A80A6" w:rsidP="2BAA8972">
            <w:pPr>
              <w:spacing w:line="360" w:lineRule="auto"/>
              <w:jc w:val="both"/>
              <w:rPr>
                <w:rFonts w:ascii="Times New Roman" w:eastAsia="Times New Roman" w:hAnsi="Times New Roman" w:cs="Times New Roman"/>
                <w:caps/>
                <w:lang w:val="en-MY"/>
              </w:rPr>
            </w:pPr>
            <w:r w:rsidRPr="00731442">
              <w:rPr>
                <w:rFonts w:ascii="Times New Roman" w:eastAsia="Times New Roman" w:hAnsi="Times New Roman" w:cs="Times New Roman"/>
                <w:lang w:val="en-MY"/>
              </w:rPr>
              <w:t>Figure 3.1</w:t>
            </w:r>
          </w:p>
          <w:p w14:paraId="45ADDDB3" w14:textId="0D92FF01" w:rsidR="0873BC31" w:rsidRPr="00731442" w:rsidRDefault="6B4676EF"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Figure 3.2</w:t>
            </w:r>
          </w:p>
        </w:tc>
        <w:tc>
          <w:tcPr>
            <w:tcW w:w="6555" w:type="dxa"/>
            <w:tcBorders>
              <w:top w:val="nil"/>
              <w:left w:val="nil"/>
              <w:bottom w:val="nil"/>
              <w:right w:val="nil"/>
            </w:tcBorders>
            <w:tcMar>
              <w:left w:w="105" w:type="dxa"/>
              <w:right w:w="105" w:type="dxa"/>
            </w:tcMar>
          </w:tcPr>
          <w:p w14:paraId="5282E6F1" w14:textId="06C00938" w:rsidR="0873BC31" w:rsidRPr="00731442" w:rsidRDefault="216A80A6"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t>Waterfall Methodology Phases</w:t>
            </w:r>
          </w:p>
          <w:p w14:paraId="65568E79" w14:textId="03CC1E0A" w:rsidR="0873BC31" w:rsidRPr="00731442" w:rsidRDefault="6679E2F9"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rPr>
              <w:t>Gantt Chart</w:t>
            </w:r>
          </w:p>
        </w:tc>
        <w:tc>
          <w:tcPr>
            <w:tcW w:w="1065" w:type="dxa"/>
            <w:tcBorders>
              <w:top w:val="nil"/>
              <w:left w:val="nil"/>
              <w:bottom w:val="nil"/>
              <w:right w:val="nil"/>
            </w:tcBorders>
            <w:tcMar>
              <w:left w:w="105" w:type="dxa"/>
              <w:right w:w="105" w:type="dxa"/>
            </w:tcMar>
          </w:tcPr>
          <w:p w14:paraId="2571AACC" w14:textId="30BD1DE5" w:rsidR="0873BC31" w:rsidRPr="00731442" w:rsidRDefault="0873BC31" w:rsidP="2BAA8972">
            <w:pPr>
              <w:spacing w:line="360" w:lineRule="auto"/>
              <w:jc w:val="both"/>
              <w:rPr>
                <w:rFonts w:ascii="Times New Roman" w:eastAsia="Times New Roman" w:hAnsi="Times New Roman" w:cs="Times New Roman"/>
                <w:b/>
                <w:bCs/>
                <w:caps/>
                <w:lang w:val="en-MY"/>
              </w:rPr>
            </w:pPr>
          </w:p>
        </w:tc>
      </w:tr>
      <w:tr w:rsidR="0873BC31" w:rsidRPr="00731442" w14:paraId="1C451540" w14:textId="77777777" w:rsidTr="2BAA8972">
        <w:trPr>
          <w:trHeight w:val="300"/>
        </w:trPr>
        <w:tc>
          <w:tcPr>
            <w:tcW w:w="1740" w:type="dxa"/>
            <w:tcBorders>
              <w:top w:val="nil"/>
              <w:left w:val="nil"/>
              <w:bottom w:val="nil"/>
              <w:right w:val="nil"/>
            </w:tcBorders>
            <w:tcMar>
              <w:left w:w="105" w:type="dxa"/>
              <w:right w:w="105" w:type="dxa"/>
            </w:tcMar>
          </w:tcPr>
          <w:p w14:paraId="3A147C72" w14:textId="5C1286F4"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6555" w:type="dxa"/>
            <w:tcBorders>
              <w:top w:val="nil"/>
              <w:left w:val="nil"/>
              <w:bottom w:val="nil"/>
              <w:right w:val="nil"/>
            </w:tcBorders>
            <w:tcMar>
              <w:left w:w="105" w:type="dxa"/>
              <w:right w:w="105" w:type="dxa"/>
            </w:tcMar>
          </w:tcPr>
          <w:p w14:paraId="5CC68176" w14:textId="25071488" w:rsidR="0873BC31" w:rsidRPr="00731442" w:rsidRDefault="0873BC31" w:rsidP="2BAA8972">
            <w:pPr>
              <w:spacing w:line="360" w:lineRule="auto"/>
              <w:jc w:val="both"/>
              <w:rPr>
                <w:rFonts w:ascii="Times New Roman" w:eastAsia="Times New Roman" w:hAnsi="Times New Roman" w:cs="Times New Roman"/>
                <w:b/>
                <w:bCs/>
                <w:caps/>
                <w:lang w:val="en-MY"/>
              </w:rPr>
            </w:pPr>
          </w:p>
        </w:tc>
        <w:tc>
          <w:tcPr>
            <w:tcW w:w="1065" w:type="dxa"/>
            <w:tcBorders>
              <w:top w:val="nil"/>
              <w:left w:val="nil"/>
              <w:bottom w:val="nil"/>
              <w:right w:val="nil"/>
            </w:tcBorders>
            <w:tcMar>
              <w:left w:w="105" w:type="dxa"/>
              <w:right w:w="105" w:type="dxa"/>
            </w:tcMar>
          </w:tcPr>
          <w:p w14:paraId="1290F4F9" w14:textId="37412ADC" w:rsidR="0873BC31" w:rsidRPr="00731442" w:rsidRDefault="0873BC31" w:rsidP="2BAA8972">
            <w:pPr>
              <w:spacing w:line="360" w:lineRule="auto"/>
              <w:jc w:val="both"/>
              <w:rPr>
                <w:rFonts w:ascii="Times New Roman" w:eastAsia="Times New Roman" w:hAnsi="Times New Roman" w:cs="Times New Roman"/>
                <w:b/>
                <w:bCs/>
                <w:caps/>
                <w:lang w:val="en-MY"/>
              </w:rPr>
            </w:pPr>
          </w:p>
        </w:tc>
      </w:tr>
    </w:tbl>
    <w:p w14:paraId="1189ED99" w14:textId="2D0623CA"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305A473B" w14:textId="57EB1FB1" w:rsidR="009E4F4E" w:rsidRPr="00731442" w:rsidRDefault="0BA5A4CB" w:rsidP="2BAA8972">
      <w:pPr>
        <w:pStyle w:val="Heading1"/>
        <w:jc w:val="both"/>
        <w:rPr>
          <w:rFonts w:ascii="Times New Roman" w:eastAsia="Times New Roman" w:hAnsi="Times New Roman" w:cs="Times New Roman"/>
          <w:sz w:val="24"/>
          <w:szCs w:val="24"/>
        </w:rPr>
      </w:pPr>
      <w:bookmarkStart w:id="13" w:name="_Toc903289250"/>
      <w:r w:rsidRPr="00731442">
        <w:rPr>
          <w:rFonts w:ascii="Times New Roman" w:eastAsia="Times New Roman" w:hAnsi="Times New Roman" w:cs="Times New Roman"/>
          <w:b/>
          <w:bCs/>
          <w:sz w:val="24"/>
          <w:szCs w:val="24"/>
          <w:lang w:val="en-MY"/>
        </w:rPr>
        <w:t>LIST OF ABBREVIATIONS</w:t>
      </w:r>
      <w:bookmarkEnd w:id="13"/>
    </w:p>
    <w:p w14:paraId="4161BB89" w14:textId="6703D03E" w:rsidR="009E4F4E" w:rsidRPr="00731442" w:rsidRDefault="009E4F4E" w:rsidP="2BAA8972">
      <w:pPr>
        <w:jc w:val="both"/>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00"/>
        <w:gridCol w:w="540"/>
        <w:gridCol w:w="7905"/>
      </w:tblGrid>
      <w:tr w:rsidR="0873BC31" w:rsidRPr="00731442" w14:paraId="36054DE7" w14:textId="77777777" w:rsidTr="2BAA8972">
        <w:trPr>
          <w:trHeight w:val="300"/>
        </w:trPr>
        <w:tc>
          <w:tcPr>
            <w:tcW w:w="900" w:type="dxa"/>
            <w:tcBorders>
              <w:top w:val="nil"/>
              <w:left w:val="nil"/>
              <w:bottom w:val="nil"/>
              <w:right w:val="nil"/>
            </w:tcBorders>
            <w:tcMar>
              <w:left w:w="105" w:type="dxa"/>
              <w:right w:w="105" w:type="dxa"/>
            </w:tcMar>
          </w:tcPr>
          <w:p w14:paraId="1A723D09" w14:textId="6DD9EA99" w:rsidR="0873BC31" w:rsidRPr="00731442" w:rsidRDefault="0873BC31" w:rsidP="2BAA8972">
            <w:pPr>
              <w:spacing w:line="360" w:lineRule="auto"/>
              <w:jc w:val="both"/>
              <w:rPr>
                <w:rFonts w:ascii="Times New Roman" w:eastAsia="Times New Roman" w:hAnsi="Times New Roman" w:cs="Times New Roman"/>
                <w:caps/>
                <w:lang w:val="en-MY"/>
              </w:rPr>
            </w:pPr>
          </w:p>
        </w:tc>
        <w:tc>
          <w:tcPr>
            <w:tcW w:w="540" w:type="dxa"/>
            <w:tcBorders>
              <w:top w:val="nil"/>
              <w:left w:val="nil"/>
              <w:bottom w:val="nil"/>
              <w:right w:val="nil"/>
            </w:tcBorders>
            <w:tcMar>
              <w:left w:w="105" w:type="dxa"/>
              <w:right w:w="105" w:type="dxa"/>
            </w:tcMar>
          </w:tcPr>
          <w:p w14:paraId="0441F6AA" w14:textId="789B210F"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caps/>
                <w:lang w:val="en-MY"/>
              </w:rPr>
              <w:t>-</w:t>
            </w:r>
          </w:p>
        </w:tc>
        <w:tc>
          <w:tcPr>
            <w:tcW w:w="7905" w:type="dxa"/>
            <w:tcBorders>
              <w:top w:val="nil"/>
              <w:left w:val="nil"/>
              <w:bottom w:val="nil"/>
              <w:right w:val="nil"/>
            </w:tcBorders>
            <w:tcMar>
              <w:left w:w="105" w:type="dxa"/>
              <w:right w:w="105" w:type="dxa"/>
            </w:tcMar>
          </w:tcPr>
          <w:p w14:paraId="60EF6B22" w14:textId="123D28DC" w:rsidR="0873BC31" w:rsidRPr="00731442" w:rsidRDefault="0873BC31" w:rsidP="2BAA8972">
            <w:pPr>
              <w:spacing w:line="360" w:lineRule="auto"/>
              <w:jc w:val="both"/>
              <w:rPr>
                <w:rFonts w:ascii="Times New Roman" w:eastAsia="Times New Roman" w:hAnsi="Times New Roman" w:cs="Times New Roman"/>
                <w:lang w:val="en-MY"/>
              </w:rPr>
            </w:pPr>
          </w:p>
        </w:tc>
      </w:tr>
      <w:tr w:rsidR="0873BC31" w:rsidRPr="00731442" w14:paraId="097245B1" w14:textId="77777777" w:rsidTr="2BAA8972">
        <w:trPr>
          <w:trHeight w:val="300"/>
        </w:trPr>
        <w:tc>
          <w:tcPr>
            <w:tcW w:w="900" w:type="dxa"/>
            <w:tcBorders>
              <w:top w:val="nil"/>
              <w:left w:val="nil"/>
              <w:bottom w:val="nil"/>
              <w:right w:val="nil"/>
            </w:tcBorders>
            <w:tcMar>
              <w:left w:w="105" w:type="dxa"/>
              <w:right w:w="105" w:type="dxa"/>
            </w:tcMar>
          </w:tcPr>
          <w:p w14:paraId="7CBEA923" w14:textId="22F70DAC" w:rsidR="0873BC31" w:rsidRPr="00731442" w:rsidRDefault="0873BC31" w:rsidP="2BAA8972">
            <w:pPr>
              <w:spacing w:line="360" w:lineRule="auto"/>
              <w:jc w:val="both"/>
              <w:rPr>
                <w:rFonts w:ascii="Times New Roman" w:eastAsia="Times New Roman" w:hAnsi="Times New Roman" w:cs="Times New Roman"/>
                <w:caps/>
                <w:lang w:val="en-MY"/>
              </w:rPr>
            </w:pPr>
          </w:p>
        </w:tc>
        <w:tc>
          <w:tcPr>
            <w:tcW w:w="540" w:type="dxa"/>
            <w:tcBorders>
              <w:top w:val="nil"/>
              <w:left w:val="nil"/>
              <w:bottom w:val="nil"/>
              <w:right w:val="nil"/>
            </w:tcBorders>
            <w:tcMar>
              <w:left w:w="105" w:type="dxa"/>
              <w:right w:w="105" w:type="dxa"/>
            </w:tcMar>
          </w:tcPr>
          <w:p w14:paraId="47AFDB3D" w14:textId="1AC42D46"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caps/>
                <w:lang w:val="en-MY"/>
              </w:rPr>
              <w:t>-</w:t>
            </w:r>
          </w:p>
        </w:tc>
        <w:tc>
          <w:tcPr>
            <w:tcW w:w="7905" w:type="dxa"/>
            <w:tcBorders>
              <w:top w:val="nil"/>
              <w:left w:val="nil"/>
              <w:bottom w:val="nil"/>
              <w:right w:val="nil"/>
            </w:tcBorders>
            <w:tcMar>
              <w:left w:w="105" w:type="dxa"/>
              <w:right w:w="105" w:type="dxa"/>
            </w:tcMar>
          </w:tcPr>
          <w:p w14:paraId="57AC1B7F" w14:textId="6746BB48" w:rsidR="0873BC31" w:rsidRPr="00731442" w:rsidRDefault="0873BC31" w:rsidP="2BAA8972">
            <w:pPr>
              <w:spacing w:line="360" w:lineRule="auto"/>
              <w:jc w:val="both"/>
              <w:rPr>
                <w:rFonts w:ascii="Times New Roman" w:eastAsia="Times New Roman" w:hAnsi="Times New Roman" w:cs="Times New Roman"/>
                <w:lang w:val="en-MY"/>
              </w:rPr>
            </w:pPr>
          </w:p>
        </w:tc>
      </w:tr>
      <w:tr w:rsidR="0873BC31" w:rsidRPr="00731442" w14:paraId="1F797040" w14:textId="77777777" w:rsidTr="2BAA8972">
        <w:trPr>
          <w:trHeight w:val="300"/>
        </w:trPr>
        <w:tc>
          <w:tcPr>
            <w:tcW w:w="900" w:type="dxa"/>
            <w:tcBorders>
              <w:top w:val="nil"/>
              <w:left w:val="nil"/>
              <w:bottom w:val="nil"/>
              <w:right w:val="nil"/>
            </w:tcBorders>
            <w:tcMar>
              <w:left w:w="105" w:type="dxa"/>
              <w:right w:w="105" w:type="dxa"/>
            </w:tcMar>
          </w:tcPr>
          <w:p w14:paraId="5EC1A1B6" w14:textId="7F7CED1F" w:rsidR="0873BC31" w:rsidRPr="00731442" w:rsidRDefault="0873BC31" w:rsidP="2BAA8972">
            <w:pPr>
              <w:spacing w:line="360" w:lineRule="auto"/>
              <w:jc w:val="both"/>
              <w:rPr>
                <w:rFonts w:ascii="Times New Roman" w:eastAsia="Times New Roman" w:hAnsi="Times New Roman" w:cs="Times New Roman"/>
                <w:caps/>
                <w:lang w:val="en-MY"/>
              </w:rPr>
            </w:pPr>
          </w:p>
        </w:tc>
        <w:tc>
          <w:tcPr>
            <w:tcW w:w="540" w:type="dxa"/>
            <w:tcBorders>
              <w:top w:val="nil"/>
              <w:left w:val="nil"/>
              <w:bottom w:val="nil"/>
              <w:right w:val="nil"/>
            </w:tcBorders>
            <w:tcMar>
              <w:left w:w="105" w:type="dxa"/>
              <w:right w:w="105" w:type="dxa"/>
            </w:tcMar>
          </w:tcPr>
          <w:p w14:paraId="550F77DB" w14:textId="45C7CB8B" w:rsidR="0873BC31" w:rsidRPr="00731442" w:rsidRDefault="0873BC31"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caps/>
                <w:lang w:val="en-MY"/>
              </w:rPr>
              <w:t>-</w:t>
            </w:r>
          </w:p>
        </w:tc>
        <w:tc>
          <w:tcPr>
            <w:tcW w:w="7905" w:type="dxa"/>
            <w:tcBorders>
              <w:top w:val="nil"/>
              <w:left w:val="nil"/>
              <w:bottom w:val="nil"/>
              <w:right w:val="nil"/>
            </w:tcBorders>
            <w:tcMar>
              <w:left w:w="105" w:type="dxa"/>
              <w:right w:w="105" w:type="dxa"/>
            </w:tcMar>
          </w:tcPr>
          <w:p w14:paraId="097EA77D" w14:textId="3C447691" w:rsidR="0873BC31" w:rsidRPr="00731442" w:rsidRDefault="0873BC31" w:rsidP="2BAA8972">
            <w:pPr>
              <w:spacing w:line="360" w:lineRule="auto"/>
              <w:jc w:val="both"/>
              <w:rPr>
                <w:rFonts w:ascii="Times New Roman" w:eastAsia="Times New Roman" w:hAnsi="Times New Roman" w:cs="Times New Roman"/>
                <w:lang w:val="en-MY"/>
              </w:rPr>
            </w:pPr>
          </w:p>
        </w:tc>
      </w:tr>
    </w:tbl>
    <w:p w14:paraId="5E79A558" w14:textId="779AB14D"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0539151E" w14:textId="10E31AA5" w:rsidR="009E4F4E" w:rsidRPr="00731442" w:rsidRDefault="0BA5A4CB" w:rsidP="2BAA8972">
      <w:pPr>
        <w:pStyle w:val="Heading1"/>
        <w:ind w:left="900" w:right="540"/>
        <w:jc w:val="both"/>
        <w:rPr>
          <w:rFonts w:ascii="Times New Roman" w:eastAsia="Times New Roman" w:hAnsi="Times New Roman" w:cs="Times New Roman"/>
          <w:sz w:val="24"/>
          <w:szCs w:val="24"/>
        </w:rPr>
      </w:pPr>
      <w:bookmarkStart w:id="14" w:name="_Toc2097811078"/>
      <w:r w:rsidRPr="00731442">
        <w:rPr>
          <w:rFonts w:ascii="Times New Roman" w:eastAsia="Times New Roman" w:hAnsi="Times New Roman" w:cs="Times New Roman"/>
          <w:b/>
          <w:bCs/>
          <w:sz w:val="24"/>
          <w:szCs w:val="24"/>
          <w:lang w:val="en-MY"/>
        </w:rPr>
        <w:lastRenderedPageBreak/>
        <w:t>LIST OF APPENDICES</w:t>
      </w:r>
      <w:bookmarkEnd w:id="14"/>
    </w:p>
    <w:p w14:paraId="793FBF76" w14:textId="4DD41CDE" w:rsidR="009E4F4E" w:rsidRPr="00731442" w:rsidRDefault="009E4F4E" w:rsidP="2BAA8972">
      <w:pPr>
        <w:jc w:val="both"/>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20"/>
        <w:gridCol w:w="6690"/>
        <w:gridCol w:w="1035"/>
      </w:tblGrid>
      <w:tr w:rsidR="0873BC31" w:rsidRPr="00731442" w14:paraId="519EA6A8" w14:textId="77777777" w:rsidTr="2BAA8972">
        <w:trPr>
          <w:trHeight w:val="300"/>
        </w:trPr>
        <w:tc>
          <w:tcPr>
            <w:tcW w:w="1620" w:type="dxa"/>
            <w:tcBorders>
              <w:top w:val="nil"/>
              <w:left w:val="nil"/>
              <w:bottom w:val="nil"/>
              <w:right w:val="nil"/>
            </w:tcBorders>
            <w:tcMar>
              <w:left w:w="105" w:type="dxa"/>
              <w:right w:w="105" w:type="dxa"/>
            </w:tcMar>
          </w:tcPr>
          <w:p w14:paraId="2DE379E5" w14:textId="79AA8587"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appendix</w:t>
            </w:r>
          </w:p>
        </w:tc>
        <w:tc>
          <w:tcPr>
            <w:tcW w:w="6690" w:type="dxa"/>
            <w:tcBorders>
              <w:top w:val="nil"/>
              <w:left w:val="nil"/>
              <w:bottom w:val="nil"/>
              <w:right w:val="nil"/>
            </w:tcBorders>
            <w:tcMar>
              <w:left w:w="105" w:type="dxa"/>
              <w:right w:w="105" w:type="dxa"/>
            </w:tcMar>
          </w:tcPr>
          <w:p w14:paraId="1D50F6F6" w14:textId="7A13D01D"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title</w:t>
            </w:r>
          </w:p>
        </w:tc>
        <w:tc>
          <w:tcPr>
            <w:tcW w:w="1035" w:type="dxa"/>
            <w:tcBorders>
              <w:top w:val="nil"/>
              <w:left w:val="nil"/>
              <w:bottom w:val="nil"/>
              <w:right w:val="nil"/>
            </w:tcBorders>
            <w:tcMar>
              <w:left w:w="105" w:type="dxa"/>
              <w:right w:w="105" w:type="dxa"/>
            </w:tcMar>
          </w:tcPr>
          <w:p w14:paraId="1BEF04BB" w14:textId="609F9CF8" w:rsidR="0873BC31" w:rsidRPr="00731442" w:rsidRDefault="0873BC31" w:rsidP="2BAA8972">
            <w:pPr>
              <w:spacing w:line="360" w:lineRule="auto"/>
              <w:jc w:val="both"/>
              <w:rPr>
                <w:rFonts w:ascii="Times New Roman" w:eastAsia="Times New Roman" w:hAnsi="Times New Roman" w:cs="Times New Roman"/>
              </w:rPr>
            </w:pPr>
            <w:r w:rsidRPr="00731442">
              <w:rPr>
                <w:rFonts w:ascii="Times New Roman" w:eastAsia="Times New Roman" w:hAnsi="Times New Roman" w:cs="Times New Roman"/>
                <w:b/>
                <w:bCs/>
                <w:caps/>
                <w:lang w:val="en-MY"/>
              </w:rPr>
              <w:t>page</w:t>
            </w:r>
          </w:p>
        </w:tc>
      </w:tr>
      <w:tr w:rsidR="0873BC31" w:rsidRPr="00731442" w14:paraId="37F57158" w14:textId="77777777" w:rsidTr="2BAA8972">
        <w:trPr>
          <w:trHeight w:val="300"/>
        </w:trPr>
        <w:tc>
          <w:tcPr>
            <w:tcW w:w="1620" w:type="dxa"/>
            <w:tcBorders>
              <w:top w:val="nil"/>
              <w:left w:val="nil"/>
              <w:bottom w:val="nil"/>
              <w:right w:val="nil"/>
            </w:tcBorders>
            <w:tcMar>
              <w:left w:w="105" w:type="dxa"/>
              <w:right w:w="105" w:type="dxa"/>
            </w:tcMar>
          </w:tcPr>
          <w:p w14:paraId="5EAA7FDE" w14:textId="41354DB9" w:rsidR="0873BC31" w:rsidRPr="00731442" w:rsidRDefault="0873BC31" w:rsidP="2BAA8972">
            <w:pPr>
              <w:spacing w:line="360" w:lineRule="auto"/>
              <w:jc w:val="both"/>
              <w:rPr>
                <w:rFonts w:ascii="Times New Roman" w:eastAsia="Times New Roman" w:hAnsi="Times New Roman" w:cs="Times New Roman"/>
                <w:caps/>
                <w:lang w:val="en-MY"/>
              </w:rPr>
            </w:pPr>
          </w:p>
        </w:tc>
        <w:tc>
          <w:tcPr>
            <w:tcW w:w="6690" w:type="dxa"/>
            <w:tcBorders>
              <w:top w:val="nil"/>
              <w:left w:val="nil"/>
              <w:bottom w:val="nil"/>
              <w:right w:val="nil"/>
            </w:tcBorders>
            <w:tcMar>
              <w:left w:w="105" w:type="dxa"/>
              <w:right w:w="105" w:type="dxa"/>
            </w:tcMar>
          </w:tcPr>
          <w:p w14:paraId="798AF543" w14:textId="38BA70DD" w:rsidR="0873BC31" w:rsidRPr="00731442" w:rsidRDefault="0873BC31" w:rsidP="2BAA8972">
            <w:pPr>
              <w:spacing w:line="360" w:lineRule="auto"/>
              <w:jc w:val="both"/>
              <w:rPr>
                <w:rFonts w:ascii="Times New Roman" w:eastAsia="Times New Roman" w:hAnsi="Times New Roman" w:cs="Times New Roman"/>
              </w:rPr>
            </w:pPr>
          </w:p>
        </w:tc>
        <w:tc>
          <w:tcPr>
            <w:tcW w:w="1035" w:type="dxa"/>
            <w:tcBorders>
              <w:top w:val="nil"/>
              <w:left w:val="nil"/>
              <w:bottom w:val="nil"/>
              <w:right w:val="nil"/>
            </w:tcBorders>
            <w:tcMar>
              <w:left w:w="105" w:type="dxa"/>
              <w:right w:w="105" w:type="dxa"/>
            </w:tcMar>
          </w:tcPr>
          <w:p w14:paraId="10ACF711" w14:textId="0BA46466" w:rsidR="0873BC31" w:rsidRPr="00731442" w:rsidRDefault="0873BC31" w:rsidP="2BAA8972">
            <w:pPr>
              <w:spacing w:line="360" w:lineRule="auto"/>
              <w:jc w:val="both"/>
              <w:rPr>
                <w:rFonts w:ascii="Times New Roman" w:eastAsia="Times New Roman" w:hAnsi="Times New Roman" w:cs="Times New Roman"/>
              </w:rPr>
            </w:pPr>
          </w:p>
        </w:tc>
      </w:tr>
      <w:tr w:rsidR="0873BC31" w:rsidRPr="00731442" w14:paraId="79EB823F" w14:textId="77777777" w:rsidTr="2BAA8972">
        <w:trPr>
          <w:trHeight w:val="300"/>
        </w:trPr>
        <w:tc>
          <w:tcPr>
            <w:tcW w:w="1620" w:type="dxa"/>
            <w:tcBorders>
              <w:top w:val="nil"/>
              <w:left w:val="nil"/>
              <w:bottom w:val="nil"/>
              <w:right w:val="nil"/>
            </w:tcBorders>
            <w:tcMar>
              <w:left w:w="105" w:type="dxa"/>
              <w:right w:w="105" w:type="dxa"/>
            </w:tcMar>
          </w:tcPr>
          <w:p w14:paraId="7C89F434" w14:textId="11D299DE" w:rsidR="0873BC31" w:rsidRPr="00731442" w:rsidRDefault="0873BC31" w:rsidP="2BAA8972">
            <w:pPr>
              <w:spacing w:line="360" w:lineRule="auto"/>
              <w:jc w:val="both"/>
              <w:rPr>
                <w:rFonts w:ascii="Times New Roman" w:eastAsia="Times New Roman" w:hAnsi="Times New Roman" w:cs="Times New Roman"/>
                <w:caps/>
                <w:lang w:val="en-MY"/>
              </w:rPr>
            </w:pPr>
          </w:p>
        </w:tc>
        <w:tc>
          <w:tcPr>
            <w:tcW w:w="6690" w:type="dxa"/>
            <w:tcBorders>
              <w:top w:val="nil"/>
              <w:left w:val="nil"/>
              <w:bottom w:val="nil"/>
              <w:right w:val="nil"/>
            </w:tcBorders>
            <w:tcMar>
              <w:left w:w="105" w:type="dxa"/>
              <w:right w:w="105" w:type="dxa"/>
            </w:tcMar>
          </w:tcPr>
          <w:p w14:paraId="7773DF74" w14:textId="53E429CA" w:rsidR="0873BC31" w:rsidRPr="00731442" w:rsidRDefault="0873BC31" w:rsidP="2BAA8972">
            <w:pPr>
              <w:spacing w:line="360" w:lineRule="auto"/>
              <w:jc w:val="both"/>
              <w:rPr>
                <w:rFonts w:ascii="Times New Roman" w:eastAsia="Times New Roman" w:hAnsi="Times New Roman" w:cs="Times New Roman"/>
              </w:rPr>
            </w:pPr>
          </w:p>
        </w:tc>
        <w:tc>
          <w:tcPr>
            <w:tcW w:w="1035" w:type="dxa"/>
            <w:tcBorders>
              <w:top w:val="nil"/>
              <w:left w:val="nil"/>
              <w:bottom w:val="nil"/>
              <w:right w:val="nil"/>
            </w:tcBorders>
            <w:tcMar>
              <w:left w:w="105" w:type="dxa"/>
              <w:right w:w="105" w:type="dxa"/>
            </w:tcMar>
          </w:tcPr>
          <w:p w14:paraId="7A9EA2EC" w14:textId="0E1F782B" w:rsidR="0873BC31" w:rsidRPr="00731442" w:rsidRDefault="0873BC31" w:rsidP="2BAA8972">
            <w:pPr>
              <w:spacing w:line="360" w:lineRule="auto"/>
              <w:jc w:val="both"/>
              <w:rPr>
                <w:rFonts w:ascii="Times New Roman" w:eastAsia="Times New Roman" w:hAnsi="Times New Roman" w:cs="Times New Roman"/>
              </w:rPr>
            </w:pPr>
          </w:p>
        </w:tc>
      </w:tr>
      <w:tr w:rsidR="0873BC31" w:rsidRPr="00731442" w14:paraId="097CB98F" w14:textId="77777777" w:rsidTr="2BAA8972">
        <w:trPr>
          <w:trHeight w:val="300"/>
        </w:trPr>
        <w:tc>
          <w:tcPr>
            <w:tcW w:w="1620" w:type="dxa"/>
            <w:tcBorders>
              <w:top w:val="nil"/>
              <w:left w:val="nil"/>
              <w:bottom w:val="nil"/>
              <w:right w:val="nil"/>
            </w:tcBorders>
            <w:tcMar>
              <w:left w:w="105" w:type="dxa"/>
              <w:right w:w="105" w:type="dxa"/>
            </w:tcMar>
          </w:tcPr>
          <w:p w14:paraId="2F708A06" w14:textId="000F6186" w:rsidR="0873BC31" w:rsidRPr="00731442" w:rsidRDefault="0873BC31" w:rsidP="2BAA8972">
            <w:pPr>
              <w:spacing w:line="360" w:lineRule="auto"/>
              <w:jc w:val="both"/>
              <w:rPr>
                <w:rFonts w:ascii="Times New Roman" w:eastAsia="Times New Roman" w:hAnsi="Times New Roman" w:cs="Times New Roman"/>
                <w:lang w:val="en-MY"/>
              </w:rPr>
            </w:pPr>
          </w:p>
        </w:tc>
        <w:tc>
          <w:tcPr>
            <w:tcW w:w="6690" w:type="dxa"/>
            <w:tcBorders>
              <w:top w:val="nil"/>
              <w:left w:val="nil"/>
              <w:bottom w:val="nil"/>
              <w:right w:val="nil"/>
            </w:tcBorders>
            <w:tcMar>
              <w:left w:w="105" w:type="dxa"/>
              <w:right w:w="105" w:type="dxa"/>
            </w:tcMar>
          </w:tcPr>
          <w:p w14:paraId="002AB924" w14:textId="61BFFCDD" w:rsidR="0873BC31" w:rsidRPr="00731442" w:rsidRDefault="0873BC31" w:rsidP="2BAA8972">
            <w:pPr>
              <w:spacing w:line="360" w:lineRule="auto"/>
              <w:jc w:val="both"/>
              <w:rPr>
                <w:rFonts w:ascii="Times New Roman" w:eastAsia="Times New Roman" w:hAnsi="Times New Roman" w:cs="Times New Roman"/>
              </w:rPr>
            </w:pPr>
          </w:p>
        </w:tc>
        <w:tc>
          <w:tcPr>
            <w:tcW w:w="1035" w:type="dxa"/>
            <w:tcBorders>
              <w:top w:val="nil"/>
              <w:left w:val="nil"/>
              <w:bottom w:val="nil"/>
              <w:right w:val="nil"/>
            </w:tcBorders>
            <w:tcMar>
              <w:left w:w="105" w:type="dxa"/>
              <w:right w:w="105" w:type="dxa"/>
            </w:tcMar>
          </w:tcPr>
          <w:p w14:paraId="19DCAE14" w14:textId="6B56F274" w:rsidR="0873BC31" w:rsidRPr="00731442" w:rsidRDefault="0873BC31" w:rsidP="2BAA8972">
            <w:pPr>
              <w:spacing w:line="360" w:lineRule="auto"/>
              <w:jc w:val="both"/>
              <w:rPr>
                <w:rFonts w:ascii="Times New Roman" w:eastAsia="Times New Roman" w:hAnsi="Times New Roman" w:cs="Times New Roman"/>
              </w:rPr>
            </w:pPr>
          </w:p>
        </w:tc>
      </w:tr>
    </w:tbl>
    <w:p w14:paraId="72C530CD" w14:textId="71AA17E8" w:rsidR="009E4F4E" w:rsidRPr="00731442" w:rsidRDefault="009E4F4E" w:rsidP="2BAA8972">
      <w:pPr>
        <w:keepNext/>
        <w:keepLines/>
        <w:spacing w:before="360" w:after="80" w:line="360" w:lineRule="auto"/>
        <w:jc w:val="both"/>
        <w:rPr>
          <w:rFonts w:ascii="Times New Roman" w:eastAsia="Times New Roman" w:hAnsi="Times New Roman" w:cs="Times New Roman"/>
          <w:color w:val="0F4761" w:themeColor="accent1" w:themeShade="BF"/>
        </w:rPr>
      </w:pPr>
    </w:p>
    <w:p w14:paraId="5149759A" w14:textId="305F70A9" w:rsidR="009E4F4E" w:rsidRPr="00731442" w:rsidRDefault="009E4F4E" w:rsidP="2BAA8972">
      <w:pPr>
        <w:jc w:val="both"/>
        <w:rPr>
          <w:rFonts w:ascii="Times New Roman" w:eastAsia="Times New Roman" w:hAnsi="Times New Roman" w:cs="Times New Roman"/>
          <w:color w:val="000000" w:themeColor="text1"/>
        </w:rPr>
      </w:pPr>
    </w:p>
    <w:p w14:paraId="2DB26F71" w14:textId="532678AF" w:rsidR="009E4F4E" w:rsidRPr="00731442" w:rsidRDefault="009E4F4E" w:rsidP="2BAA8972">
      <w:pPr>
        <w:jc w:val="both"/>
        <w:rPr>
          <w:rFonts w:ascii="Times New Roman" w:eastAsia="Times New Roman" w:hAnsi="Times New Roman" w:cs="Times New Roman"/>
          <w:color w:val="000000" w:themeColor="text1"/>
        </w:rPr>
      </w:pPr>
    </w:p>
    <w:p w14:paraId="1951662E" w14:textId="693511EF" w:rsidR="009E4F4E" w:rsidRPr="00731442" w:rsidRDefault="009E4F4E">
      <w:pPr>
        <w:pStyle w:val="Heading1"/>
        <w:jc w:val="center"/>
        <w:rPr>
          <w:rFonts w:ascii="Times New Roman" w:eastAsia="Times New Roman" w:hAnsi="Times New Roman" w:cs="Times New Roman"/>
          <w:b/>
          <w:bCs/>
          <w:sz w:val="24"/>
          <w:szCs w:val="24"/>
          <w:lang w:val="en-MY"/>
        </w:rPr>
        <w:pPrChange w:id="15" w:author="Guest User" w:date="2025-12-28T09:48:00Z">
          <w:pPr>
            <w:pStyle w:val="Heading1"/>
            <w:jc w:val="both"/>
          </w:pPr>
        </w:pPrChange>
      </w:pPr>
    </w:p>
    <w:p w14:paraId="211AC40F" w14:textId="7D70AEFB" w:rsidR="009E4F4E" w:rsidRPr="00731442" w:rsidRDefault="0011163A" w:rsidP="2BAA8972">
      <w:pPr>
        <w:rPr>
          <w:rFonts w:ascii="Times New Roman" w:hAnsi="Times New Roman" w:cs="Times New Roman"/>
        </w:rPr>
      </w:pPr>
      <w:r w:rsidRPr="00731442">
        <w:rPr>
          <w:rFonts w:ascii="Times New Roman" w:hAnsi="Times New Roman" w:cs="Times New Roman"/>
        </w:rPr>
        <w:br w:type="page"/>
      </w:r>
    </w:p>
    <w:p w14:paraId="0634B7C2" w14:textId="67EEB3A7" w:rsidR="009E4F4E" w:rsidRPr="00731442" w:rsidRDefault="0BA5A4CB" w:rsidP="2BAA8972">
      <w:pPr>
        <w:pStyle w:val="Heading1"/>
        <w:jc w:val="center"/>
        <w:rPr>
          <w:rFonts w:ascii="Times New Roman" w:eastAsia="Times New Roman" w:hAnsi="Times New Roman" w:cs="Times New Roman"/>
          <w:sz w:val="24"/>
          <w:szCs w:val="24"/>
        </w:rPr>
      </w:pPr>
      <w:bookmarkStart w:id="16" w:name="_Toc320925754"/>
      <w:r w:rsidRPr="00731442">
        <w:rPr>
          <w:rFonts w:ascii="Times New Roman" w:eastAsia="Times New Roman" w:hAnsi="Times New Roman" w:cs="Times New Roman"/>
          <w:b/>
          <w:bCs/>
          <w:sz w:val="24"/>
          <w:szCs w:val="24"/>
          <w:lang w:val="en-MY"/>
        </w:rPr>
        <w:lastRenderedPageBreak/>
        <w:t>CHAPTER 1</w:t>
      </w:r>
      <w:bookmarkEnd w:id="16"/>
    </w:p>
    <w:p w14:paraId="2D7A272B" w14:textId="45566CBE" w:rsidR="009E4F4E" w:rsidRPr="00731442" w:rsidRDefault="0BA5A4CB">
      <w:pPr>
        <w:spacing w:line="360" w:lineRule="auto"/>
        <w:jc w:val="center"/>
        <w:rPr>
          <w:rFonts w:ascii="Times New Roman" w:eastAsia="Times New Roman" w:hAnsi="Times New Roman" w:cs="Times New Roman"/>
          <w:color w:val="000000" w:themeColor="text1"/>
        </w:rPr>
        <w:pPrChange w:id="17"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INTRODUCTION</w:t>
      </w:r>
    </w:p>
    <w:p w14:paraId="45BFBB39" w14:textId="74B19222"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09285319" w14:textId="34EA53D7"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18" w:name="_Toc475023162"/>
      <w:r w:rsidRPr="00731442">
        <w:rPr>
          <w:rFonts w:ascii="Times New Roman" w:eastAsia="Times New Roman" w:hAnsi="Times New Roman" w:cs="Times New Roman"/>
          <w:b/>
          <w:bCs/>
          <w:sz w:val="24"/>
          <w:szCs w:val="24"/>
          <w:lang w:val="en-MY"/>
        </w:rPr>
        <w:t>1.1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OVERVIEW</w:t>
      </w:r>
      <w:bookmarkEnd w:id="18"/>
    </w:p>
    <w:p w14:paraId="5C04F83A" w14:textId="3D176817" w:rsidR="009E4F4E" w:rsidRPr="00731442" w:rsidRDefault="178A5F3C"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Universiti Tun Hussein Onn Malaysia (UTHM) is a public higher education institution that manages diverse academic and administrative activities to support students, academic staff, and university management. These functions are supported by several core operational information systems that collectively form the university’s enterprise systems environment.  As the scale and complexity of university operations increase, the need for structured coordination between business processes, information systems, and supporting technologies becomes more significant.</w:t>
      </w:r>
    </w:p>
    <w:p w14:paraId="6B31F210" w14:textId="3A18EFA5" w:rsidR="009E4F4E" w:rsidRPr="00731442" w:rsidRDefault="178A5F3C"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Currently, UTHM </w:t>
      </w:r>
      <w:r w:rsidR="05D013B5" w:rsidRPr="00731442">
        <w:rPr>
          <w:rFonts w:ascii="Times New Roman" w:eastAsia="Times New Roman" w:hAnsi="Times New Roman" w:cs="Times New Roman"/>
          <w:color w:val="000000" w:themeColor="text1"/>
        </w:rPr>
        <w:t>utilizes</w:t>
      </w:r>
      <w:r w:rsidRPr="00731442">
        <w:rPr>
          <w:rFonts w:ascii="Times New Roman" w:eastAsia="Times New Roman" w:hAnsi="Times New Roman" w:cs="Times New Roman"/>
          <w:color w:val="000000" w:themeColor="text1"/>
        </w:rPr>
        <w:t xml:space="preserve"> a basic form of enterprise architecture to support its information systems landscape. While this provides a general structure for system usage and management, it does not yet represent a comprehensive or formally defined enterprise architecture that fully aligns business needs with application, data, and technology layers. As a result, there is an opportunity to further develop and </w:t>
      </w:r>
      <w:r w:rsidR="775E5171" w:rsidRPr="00731442">
        <w:rPr>
          <w:rFonts w:ascii="Times New Roman" w:eastAsia="Times New Roman" w:hAnsi="Times New Roman" w:cs="Times New Roman"/>
          <w:color w:val="000000" w:themeColor="text1"/>
        </w:rPr>
        <w:t>formalize</w:t>
      </w:r>
      <w:r w:rsidRPr="00731442">
        <w:rPr>
          <w:rFonts w:ascii="Times New Roman" w:eastAsia="Times New Roman" w:hAnsi="Times New Roman" w:cs="Times New Roman"/>
          <w:color w:val="000000" w:themeColor="text1"/>
        </w:rPr>
        <w:t xml:space="preserve"> the enterprise architecture to improve system integration, consistency, and </w:t>
      </w:r>
      <w:r w:rsidR="5FC49747" w:rsidRPr="00731442">
        <w:rPr>
          <w:rFonts w:ascii="Times New Roman" w:eastAsia="Times New Roman" w:hAnsi="Times New Roman" w:cs="Times New Roman"/>
          <w:color w:val="000000" w:themeColor="text1"/>
        </w:rPr>
        <w:t>long-term</w:t>
      </w:r>
      <w:r w:rsidRPr="00731442">
        <w:rPr>
          <w:rFonts w:ascii="Times New Roman" w:eastAsia="Times New Roman" w:hAnsi="Times New Roman" w:cs="Times New Roman"/>
          <w:color w:val="000000" w:themeColor="text1"/>
        </w:rPr>
        <w:t xml:space="preserve"> planning.</w:t>
      </w:r>
    </w:p>
    <w:p w14:paraId="1C839B0F" w14:textId="7F6FE1E3" w:rsidR="009E4F4E" w:rsidRPr="00731442" w:rsidRDefault="178A5F3C"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This project involves the development of a proposed enterprise architecture for UTHM that covers four core operational systems at the enterprise level. Each system is </w:t>
      </w:r>
      <w:r w:rsidR="190BE04B" w:rsidRPr="00731442">
        <w:rPr>
          <w:rFonts w:ascii="Times New Roman" w:eastAsia="Times New Roman" w:hAnsi="Times New Roman" w:cs="Times New Roman"/>
          <w:color w:val="000000" w:themeColor="text1"/>
        </w:rPr>
        <w:t>analyzed</w:t>
      </w:r>
      <w:r w:rsidRPr="00731442">
        <w:rPr>
          <w:rFonts w:ascii="Times New Roman" w:eastAsia="Times New Roman" w:hAnsi="Times New Roman" w:cs="Times New Roman"/>
          <w:color w:val="000000" w:themeColor="text1"/>
        </w:rPr>
        <w:t xml:space="preserve"> by a different project group to provide detailed architectural insights. The focus of this project is on Student Information System (SIS), with particular emphasis on the Student Course Registration subsystem, By applying enterprise architecture principles commonly used in higher education institutions, this project aims to propose a structured architectural model that supports clearer system alignment, improved information flow, and more effective management of student academic processes at UTHM. </w:t>
      </w:r>
    </w:p>
    <w:p w14:paraId="17F12B8C" w14:textId="0D9698BE" w:rsidR="2BAA8972" w:rsidRPr="00731442" w:rsidRDefault="2BAA8972" w:rsidP="2BAA8972">
      <w:pPr>
        <w:jc w:val="both"/>
        <w:rPr>
          <w:rFonts w:ascii="Times New Roman" w:eastAsia="Times New Roman" w:hAnsi="Times New Roman" w:cs="Times New Roman"/>
        </w:rPr>
      </w:pPr>
    </w:p>
    <w:p w14:paraId="7BA16894" w14:textId="493822EA"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19" w:name="_Toc755326969"/>
      <w:r w:rsidRPr="00731442">
        <w:rPr>
          <w:rFonts w:ascii="Times New Roman" w:eastAsia="Times New Roman" w:hAnsi="Times New Roman" w:cs="Times New Roman"/>
          <w:b/>
          <w:bCs/>
          <w:sz w:val="24"/>
          <w:szCs w:val="24"/>
          <w:lang w:val="en-MY"/>
        </w:rPr>
        <w:t>1.2</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PROBLEM STATEMENT</w:t>
      </w:r>
      <w:bookmarkEnd w:id="19"/>
    </w:p>
    <w:p w14:paraId="543DE940" w14:textId="517CDEE3" w:rsidR="009E4F4E" w:rsidRPr="00731442" w:rsidRDefault="1EDF5898"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This section outlines the key problems that motivate the development of the proposed enterprise architecture for UTHM. It highlights current issues related to the existing enterprise architecture, associated inefficiencies, and potential risks affecting student-related systems. The discussion </w:t>
      </w:r>
      <w:r w:rsidRPr="00731442">
        <w:rPr>
          <w:rFonts w:ascii="Times New Roman" w:eastAsia="Times New Roman" w:hAnsi="Times New Roman" w:cs="Times New Roman"/>
          <w:color w:val="000000" w:themeColor="text1"/>
        </w:rPr>
        <w:lastRenderedPageBreak/>
        <w:t>focuses on the Student Information System (SIS), particularly the Student Course Registration subsystem, to justify the need for a structured enterprise architecture approach.</w:t>
      </w:r>
    </w:p>
    <w:p w14:paraId="7FF77954" w14:textId="657999B4" w:rsidR="009E4F4E" w:rsidRPr="00731442" w:rsidRDefault="1EDF5898" w:rsidP="2BAA8972">
      <w:pPr>
        <w:spacing w:before="200" w:after="200" w:line="360" w:lineRule="auto"/>
        <w:jc w:val="both"/>
        <w:rPr>
          <w:rFonts w:ascii="Times New Roman" w:eastAsia="Times New Roman" w:hAnsi="Times New Roman" w:cs="Times New Roman"/>
          <w:b/>
          <w:bCs/>
          <w:color w:val="000000" w:themeColor="text1"/>
        </w:rPr>
      </w:pPr>
      <w:r w:rsidRPr="00731442">
        <w:rPr>
          <w:rFonts w:ascii="Times New Roman" w:eastAsia="Times New Roman" w:hAnsi="Times New Roman" w:cs="Times New Roman"/>
          <w:b/>
          <w:bCs/>
          <w:color w:val="000000" w:themeColor="text1"/>
        </w:rPr>
        <w:t>1.2.1 Current Issues</w:t>
      </w:r>
    </w:p>
    <w:p w14:paraId="50583550" w14:textId="038E7333" w:rsidR="009E4F4E" w:rsidRPr="00731442" w:rsidRDefault="1EDF5898"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UTHM </w:t>
      </w:r>
      <w:r w:rsidR="0C585A3D" w:rsidRPr="00731442">
        <w:rPr>
          <w:rFonts w:ascii="Times New Roman" w:eastAsia="Times New Roman" w:hAnsi="Times New Roman" w:cs="Times New Roman"/>
          <w:color w:val="000000" w:themeColor="text1"/>
        </w:rPr>
        <w:t>utilizes</w:t>
      </w:r>
      <w:r w:rsidRPr="00731442">
        <w:rPr>
          <w:rFonts w:ascii="Times New Roman" w:eastAsia="Times New Roman" w:hAnsi="Times New Roman" w:cs="Times New Roman"/>
          <w:color w:val="000000" w:themeColor="text1"/>
        </w:rPr>
        <w:t xml:space="preserve"> multiple information systems to support its academic and administrative operations, including student related systems such as SIS. However, the enterprise architecture currently applied is basic and not formally documented as a comprehensive enterprise-wide model. As a result, the relationships between business processes, applications, data, and technology are not clearly defined across the </w:t>
      </w:r>
      <w:r w:rsidR="2931699D" w:rsidRPr="00731442">
        <w:rPr>
          <w:rFonts w:ascii="Times New Roman" w:eastAsia="Times New Roman" w:hAnsi="Times New Roman" w:cs="Times New Roman"/>
          <w:color w:val="000000" w:themeColor="text1"/>
        </w:rPr>
        <w:t>university's</w:t>
      </w:r>
      <w:r w:rsidRPr="00731442">
        <w:rPr>
          <w:rFonts w:ascii="Times New Roman" w:eastAsia="Times New Roman" w:hAnsi="Times New Roman" w:cs="Times New Roman"/>
          <w:color w:val="000000" w:themeColor="text1"/>
        </w:rPr>
        <w:t xml:space="preserve"> core operational systems.</w:t>
      </w:r>
    </w:p>
    <w:p w14:paraId="2916A15B" w14:textId="01FA9566" w:rsidR="009E4F4E" w:rsidRPr="00731442" w:rsidRDefault="1EDF5898" w:rsidP="2BAA8972">
      <w:pPr>
        <w:spacing w:before="200" w:after="200" w:line="360" w:lineRule="auto"/>
        <w:jc w:val="both"/>
        <w:rPr>
          <w:rFonts w:ascii="Times New Roman" w:eastAsia="Times New Roman" w:hAnsi="Times New Roman" w:cs="Times New Roman"/>
          <w:b/>
          <w:bCs/>
          <w:color w:val="000000" w:themeColor="text1"/>
        </w:rPr>
      </w:pPr>
      <w:r w:rsidRPr="00731442">
        <w:rPr>
          <w:rFonts w:ascii="Times New Roman" w:eastAsia="Times New Roman" w:hAnsi="Times New Roman" w:cs="Times New Roman"/>
          <w:b/>
          <w:bCs/>
          <w:color w:val="000000" w:themeColor="text1"/>
        </w:rPr>
        <w:t>1.2.2 Inefficiencies</w:t>
      </w:r>
    </w:p>
    <w:p w14:paraId="7D1CDDB8" w14:textId="1C6AF5F0" w:rsidR="009E4F4E" w:rsidRPr="00731442" w:rsidRDefault="1EDF5898"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Due to the absence of a </w:t>
      </w:r>
      <w:r w:rsidR="415563BC" w:rsidRPr="00731442">
        <w:rPr>
          <w:rFonts w:ascii="Times New Roman" w:eastAsia="Times New Roman" w:hAnsi="Times New Roman" w:cs="Times New Roman"/>
          <w:color w:val="000000" w:themeColor="text1"/>
        </w:rPr>
        <w:t>formalized</w:t>
      </w:r>
      <w:r w:rsidRPr="00731442">
        <w:rPr>
          <w:rFonts w:ascii="Times New Roman" w:eastAsia="Times New Roman" w:hAnsi="Times New Roman" w:cs="Times New Roman"/>
          <w:color w:val="000000" w:themeColor="text1"/>
        </w:rPr>
        <w:t xml:space="preserve"> and </w:t>
      </w:r>
      <w:r w:rsidR="3BD28BE5" w:rsidRPr="00731442">
        <w:rPr>
          <w:rFonts w:ascii="Times New Roman" w:eastAsia="Times New Roman" w:hAnsi="Times New Roman" w:cs="Times New Roman"/>
          <w:color w:val="000000" w:themeColor="text1"/>
        </w:rPr>
        <w:t>standardized</w:t>
      </w:r>
      <w:r w:rsidRPr="00731442">
        <w:rPr>
          <w:rFonts w:ascii="Times New Roman" w:eastAsia="Times New Roman" w:hAnsi="Times New Roman" w:cs="Times New Roman"/>
          <w:color w:val="000000" w:themeColor="text1"/>
        </w:rPr>
        <w:t xml:space="preserve"> enterprise architecture, coordination between systems may be inconsistent. System development and enhancement activities may be carried out independently by different units, leading to challenges in system integration and information flow. These inefficiencies are more apparent in student-related systems, where accurate data handling and process alignment are critical to </w:t>
      </w:r>
      <w:r w:rsidR="749879C0" w:rsidRPr="00731442">
        <w:rPr>
          <w:rFonts w:ascii="Times New Roman" w:eastAsia="Times New Roman" w:hAnsi="Times New Roman" w:cs="Times New Roman"/>
          <w:color w:val="000000" w:themeColor="text1"/>
        </w:rPr>
        <w:t>supporting</w:t>
      </w:r>
      <w:r w:rsidRPr="00731442">
        <w:rPr>
          <w:rFonts w:ascii="Times New Roman" w:eastAsia="Times New Roman" w:hAnsi="Times New Roman" w:cs="Times New Roman"/>
          <w:color w:val="000000" w:themeColor="text1"/>
        </w:rPr>
        <w:t xml:space="preserve"> academic activities such as course registration.</w:t>
      </w:r>
    </w:p>
    <w:p w14:paraId="0DB0A653" w14:textId="21678505" w:rsidR="009E4F4E" w:rsidRPr="00731442" w:rsidRDefault="1EDF5898" w:rsidP="2BAA8972">
      <w:pPr>
        <w:spacing w:before="200" w:after="200" w:line="360" w:lineRule="auto"/>
        <w:jc w:val="both"/>
        <w:rPr>
          <w:rFonts w:ascii="Times New Roman" w:eastAsia="Times New Roman" w:hAnsi="Times New Roman" w:cs="Times New Roman"/>
          <w:b/>
          <w:bCs/>
          <w:color w:val="000000" w:themeColor="text1"/>
        </w:rPr>
      </w:pPr>
      <w:r w:rsidRPr="00731442">
        <w:rPr>
          <w:rFonts w:ascii="Times New Roman" w:eastAsia="Times New Roman" w:hAnsi="Times New Roman" w:cs="Times New Roman"/>
          <w:b/>
          <w:bCs/>
          <w:color w:val="000000" w:themeColor="text1"/>
        </w:rPr>
        <w:t>1.2.3 Risks and Limitations</w:t>
      </w:r>
    </w:p>
    <w:p w14:paraId="2048045F" w14:textId="120520DA" w:rsidR="009E4F4E" w:rsidRPr="00731442" w:rsidRDefault="1EDF5898" w:rsidP="2BAA8972">
      <w:pPr>
        <w:spacing w:before="200" w:after="20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Without a clear architectural structure, the Student Course Registration subsystems under the SIS faces limitations in terms of scalability, and </w:t>
      </w:r>
      <w:r w:rsidR="6D73651A" w:rsidRPr="00731442">
        <w:rPr>
          <w:rFonts w:ascii="Times New Roman" w:eastAsia="Times New Roman" w:hAnsi="Times New Roman" w:cs="Times New Roman"/>
          <w:color w:val="000000" w:themeColor="text1"/>
        </w:rPr>
        <w:t>long-term</w:t>
      </w:r>
      <w:r w:rsidRPr="00731442">
        <w:rPr>
          <w:rFonts w:ascii="Times New Roman" w:eastAsia="Times New Roman" w:hAnsi="Times New Roman" w:cs="Times New Roman"/>
          <w:color w:val="000000" w:themeColor="text1"/>
        </w:rPr>
        <w:t xml:space="preserve"> planning. The lack of clear mapping between business requirements and system functions increases the risk of misalignment with UTHM broader academic and digital objectives. In addition, future system improvements may become more complex and harder to manage without a structured enterprise architecture to guide decision making.</w:t>
      </w:r>
    </w:p>
    <w:p w14:paraId="5BCE4E81" w14:textId="4CA78020" w:rsidR="009E4F4E" w:rsidRPr="00731442" w:rsidRDefault="009E4F4E" w:rsidP="2BAA8972">
      <w:pPr>
        <w:jc w:val="both"/>
        <w:rPr>
          <w:rFonts w:ascii="Times New Roman" w:eastAsia="Times New Roman" w:hAnsi="Times New Roman" w:cs="Times New Roman"/>
        </w:rPr>
      </w:pPr>
    </w:p>
    <w:p w14:paraId="66E5E87F" w14:textId="41E20BA5"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20" w:name="_Toc323859525"/>
      <w:r w:rsidRPr="00731442">
        <w:rPr>
          <w:rFonts w:ascii="Times New Roman" w:eastAsia="Times New Roman" w:hAnsi="Times New Roman" w:cs="Times New Roman"/>
          <w:b/>
          <w:bCs/>
          <w:sz w:val="24"/>
          <w:szCs w:val="24"/>
          <w:lang w:val="en-MY"/>
        </w:rPr>
        <w:t>1.3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PROJECT OBJECTIVES</w:t>
      </w:r>
      <w:bookmarkEnd w:id="20"/>
    </w:p>
    <w:p w14:paraId="45DEE43D" w14:textId="2DC4660E" w:rsidR="009E4F4E" w:rsidRPr="00731442" w:rsidRDefault="6F4CC892"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The main objective for this project is to design and purpose an </w:t>
      </w:r>
      <w:r w:rsidR="33B8702F" w:rsidRPr="00731442">
        <w:rPr>
          <w:rFonts w:ascii="Times New Roman" w:eastAsia="Times New Roman" w:hAnsi="Times New Roman" w:cs="Times New Roman"/>
          <w:color w:val="000000" w:themeColor="text1"/>
        </w:rPr>
        <w:t xml:space="preserve">enterprise architecture for Universiti Tun Hussein Onn Malaysia (UTHM). The objectives will be </w:t>
      </w:r>
      <w:r w:rsidR="0CCEBAF0" w:rsidRPr="00731442">
        <w:rPr>
          <w:rFonts w:ascii="Times New Roman" w:eastAsia="Times New Roman" w:hAnsi="Times New Roman" w:cs="Times New Roman"/>
          <w:color w:val="000000" w:themeColor="text1"/>
        </w:rPr>
        <w:t>focused</w:t>
      </w:r>
      <w:r w:rsidR="33B8702F" w:rsidRPr="00731442">
        <w:rPr>
          <w:rFonts w:ascii="Times New Roman" w:eastAsia="Times New Roman" w:hAnsi="Times New Roman" w:cs="Times New Roman"/>
          <w:color w:val="000000" w:themeColor="text1"/>
        </w:rPr>
        <w:t xml:space="preserve"> on </w:t>
      </w:r>
      <w:r w:rsidR="622D3DEE" w:rsidRPr="00731442">
        <w:rPr>
          <w:rFonts w:ascii="Times New Roman" w:eastAsia="Times New Roman" w:hAnsi="Times New Roman" w:cs="Times New Roman"/>
          <w:color w:val="000000" w:themeColor="text1"/>
        </w:rPr>
        <w:t xml:space="preserve">analyzing the current system environment, applying a </w:t>
      </w:r>
      <w:r w:rsidR="0B0ED45D" w:rsidRPr="00731442">
        <w:rPr>
          <w:rFonts w:ascii="Times New Roman" w:eastAsia="Times New Roman" w:hAnsi="Times New Roman" w:cs="Times New Roman"/>
          <w:color w:val="000000" w:themeColor="text1"/>
        </w:rPr>
        <w:t xml:space="preserve">structured enterprise architecture framework which is TOGAF </w:t>
      </w:r>
      <w:r w:rsidR="0B0ED45D" w:rsidRPr="00731442">
        <w:rPr>
          <w:rFonts w:ascii="Times New Roman" w:eastAsia="Times New Roman" w:hAnsi="Times New Roman" w:cs="Times New Roman"/>
          <w:color w:val="000000" w:themeColor="text1"/>
        </w:rPr>
        <w:lastRenderedPageBreak/>
        <w:t xml:space="preserve">framework, and </w:t>
      </w:r>
      <w:r w:rsidR="046AA209" w:rsidRPr="00731442">
        <w:rPr>
          <w:rFonts w:ascii="Times New Roman" w:eastAsia="Times New Roman" w:hAnsi="Times New Roman" w:cs="Times New Roman"/>
          <w:color w:val="000000" w:themeColor="text1"/>
        </w:rPr>
        <w:t xml:space="preserve">supporting future enhancing management of university operations. </w:t>
      </w:r>
      <w:r w:rsidR="512FE998" w:rsidRPr="00731442">
        <w:rPr>
          <w:rFonts w:ascii="Times New Roman" w:eastAsia="Times New Roman" w:hAnsi="Times New Roman" w:cs="Times New Roman"/>
          <w:color w:val="000000" w:themeColor="text1"/>
        </w:rPr>
        <w:t xml:space="preserve">The objectives of this project are as </w:t>
      </w:r>
      <w:r w:rsidR="7B559A2F" w:rsidRPr="00731442">
        <w:rPr>
          <w:rFonts w:ascii="Times New Roman" w:eastAsia="Times New Roman" w:hAnsi="Times New Roman" w:cs="Times New Roman"/>
          <w:color w:val="000000" w:themeColor="text1"/>
        </w:rPr>
        <w:t>follows:</w:t>
      </w:r>
      <w:r w:rsidR="512FE998" w:rsidRPr="00731442">
        <w:rPr>
          <w:rFonts w:ascii="Times New Roman" w:eastAsia="Times New Roman" w:hAnsi="Times New Roman" w:cs="Times New Roman"/>
          <w:color w:val="000000" w:themeColor="text1"/>
        </w:rPr>
        <w:t xml:space="preserve"> </w:t>
      </w:r>
    </w:p>
    <w:p w14:paraId="6334F82A" w14:textId="7CE85494" w:rsidR="009E4F4E" w:rsidRPr="00731442" w:rsidRDefault="535D0004" w:rsidP="2BAA8972">
      <w:pPr>
        <w:pStyle w:val="ListParagraph"/>
        <w:numPr>
          <w:ilvl w:val="0"/>
          <w:numId w:val="3"/>
        </w:num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To </w:t>
      </w:r>
      <w:r w:rsidR="76112554" w:rsidRPr="00731442">
        <w:rPr>
          <w:rFonts w:ascii="Times New Roman" w:eastAsia="Times New Roman" w:hAnsi="Times New Roman" w:cs="Times New Roman"/>
          <w:color w:val="000000" w:themeColor="text1"/>
        </w:rPr>
        <w:t>analyze</w:t>
      </w:r>
      <w:r w:rsidRPr="00731442">
        <w:rPr>
          <w:rFonts w:ascii="Times New Roman" w:eastAsia="Times New Roman" w:hAnsi="Times New Roman" w:cs="Times New Roman"/>
          <w:color w:val="000000" w:themeColor="text1"/>
        </w:rPr>
        <w:t xml:space="preserve"> the existing information system used by Universiti Tun Hussein Onn Malaysia (UTHM)</w:t>
      </w:r>
      <w:r w:rsidR="045B44A4" w:rsidRPr="00731442">
        <w:rPr>
          <w:rFonts w:ascii="Times New Roman" w:eastAsia="Times New Roman" w:hAnsi="Times New Roman" w:cs="Times New Roman"/>
          <w:color w:val="000000" w:themeColor="text1"/>
        </w:rPr>
        <w:t xml:space="preserve"> including academic system, management system and </w:t>
      </w:r>
      <w:r w:rsidR="548913F8" w:rsidRPr="00731442">
        <w:rPr>
          <w:rFonts w:ascii="Times New Roman" w:eastAsia="Times New Roman" w:hAnsi="Times New Roman" w:cs="Times New Roman"/>
          <w:color w:val="000000" w:themeColor="text1"/>
        </w:rPr>
        <w:t xml:space="preserve">others </w:t>
      </w:r>
      <w:r w:rsidR="045B44A4" w:rsidRPr="00731442">
        <w:rPr>
          <w:rFonts w:ascii="Times New Roman" w:eastAsia="Times New Roman" w:hAnsi="Times New Roman" w:cs="Times New Roman"/>
          <w:color w:val="000000" w:themeColor="text1"/>
        </w:rPr>
        <w:t xml:space="preserve">to </w:t>
      </w:r>
      <w:r w:rsidR="716B3731" w:rsidRPr="00731442">
        <w:rPr>
          <w:rFonts w:ascii="Times New Roman" w:eastAsia="Times New Roman" w:hAnsi="Times New Roman" w:cs="Times New Roman"/>
          <w:color w:val="000000" w:themeColor="text1"/>
        </w:rPr>
        <w:t>gain greater understanding the current system environment and challenges.</w:t>
      </w:r>
    </w:p>
    <w:p w14:paraId="2E6B1E72" w14:textId="79B27CF5" w:rsidR="009E4F4E" w:rsidRPr="00731442" w:rsidRDefault="009E4F4E" w:rsidP="2BAA8972">
      <w:pPr>
        <w:pStyle w:val="ListParagraph"/>
        <w:spacing w:line="360" w:lineRule="auto"/>
        <w:jc w:val="both"/>
        <w:rPr>
          <w:rFonts w:ascii="Times New Roman" w:eastAsia="Times New Roman" w:hAnsi="Times New Roman" w:cs="Times New Roman"/>
          <w:color w:val="000000" w:themeColor="text1"/>
        </w:rPr>
      </w:pPr>
    </w:p>
    <w:p w14:paraId="1D37F81F" w14:textId="23F16702" w:rsidR="009E4F4E" w:rsidRPr="00731442" w:rsidRDefault="6B5189C2" w:rsidP="2BAA8972">
      <w:pPr>
        <w:pStyle w:val="ListParagraph"/>
        <w:numPr>
          <w:ilvl w:val="0"/>
          <w:numId w:val="3"/>
        </w:num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To design an Enterprise Architecture (EA) for UTHM by u</w:t>
      </w:r>
      <w:r w:rsidR="41F992DF" w:rsidRPr="00731442">
        <w:rPr>
          <w:rFonts w:ascii="Times New Roman" w:eastAsia="Times New Roman" w:hAnsi="Times New Roman" w:cs="Times New Roman"/>
          <w:color w:val="000000" w:themeColor="text1"/>
        </w:rPr>
        <w:t xml:space="preserve">sing TOGAF framework as a structured guideline </w:t>
      </w:r>
      <w:r w:rsidR="5598BE4F" w:rsidRPr="00731442">
        <w:rPr>
          <w:rFonts w:ascii="Times New Roman" w:eastAsia="Times New Roman" w:hAnsi="Times New Roman" w:cs="Times New Roman"/>
          <w:color w:val="000000" w:themeColor="text1"/>
        </w:rPr>
        <w:t xml:space="preserve">to </w:t>
      </w:r>
      <w:r w:rsidR="75C1CBEF" w:rsidRPr="00731442">
        <w:rPr>
          <w:rFonts w:ascii="Times New Roman" w:eastAsia="Times New Roman" w:hAnsi="Times New Roman" w:cs="Times New Roman"/>
          <w:color w:val="000000" w:themeColor="text1"/>
        </w:rPr>
        <w:t>structure</w:t>
      </w:r>
      <w:r w:rsidR="5598BE4F" w:rsidRPr="00731442">
        <w:rPr>
          <w:rFonts w:ascii="Times New Roman" w:eastAsia="Times New Roman" w:hAnsi="Times New Roman" w:cs="Times New Roman"/>
          <w:color w:val="000000" w:themeColor="text1"/>
        </w:rPr>
        <w:t xml:space="preserve"> the business processes, applications, data, and technology </w:t>
      </w:r>
    </w:p>
    <w:p w14:paraId="7C39C1A0" w14:textId="707293EE" w:rsidR="009E4F4E" w:rsidRPr="00731442" w:rsidRDefault="009E4F4E" w:rsidP="2BAA8972">
      <w:pPr>
        <w:pStyle w:val="ListParagraph"/>
        <w:spacing w:line="360" w:lineRule="auto"/>
        <w:jc w:val="both"/>
        <w:rPr>
          <w:rFonts w:ascii="Times New Roman" w:eastAsia="Times New Roman" w:hAnsi="Times New Roman" w:cs="Times New Roman"/>
          <w:color w:val="000000" w:themeColor="text1"/>
        </w:rPr>
      </w:pPr>
    </w:p>
    <w:p w14:paraId="5CC2182E" w14:textId="6A15931B" w:rsidR="009E4F4E" w:rsidRPr="00731442" w:rsidRDefault="084A0CEB" w:rsidP="2BAA8972">
      <w:pPr>
        <w:pStyle w:val="ListParagraph"/>
        <w:numPr>
          <w:ilvl w:val="0"/>
          <w:numId w:val="3"/>
        </w:num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To pro</w:t>
      </w:r>
      <w:r w:rsidR="304DDC7C" w:rsidRPr="00731442">
        <w:rPr>
          <w:rFonts w:ascii="Times New Roman" w:eastAsia="Times New Roman" w:hAnsi="Times New Roman" w:cs="Times New Roman"/>
          <w:color w:val="000000" w:themeColor="text1"/>
        </w:rPr>
        <w:t>vide a structured architectural reference for future system improvement</w:t>
      </w:r>
      <w:r w:rsidR="63C628F8" w:rsidRPr="00731442">
        <w:rPr>
          <w:rFonts w:ascii="Times New Roman" w:eastAsia="Times New Roman" w:hAnsi="Times New Roman" w:cs="Times New Roman"/>
          <w:color w:val="000000" w:themeColor="text1"/>
        </w:rPr>
        <w:t xml:space="preserve"> to make the system more manageable and systematic</w:t>
      </w:r>
      <w:r w:rsidR="0011163A" w:rsidRPr="00731442">
        <w:rPr>
          <w:rFonts w:ascii="Times New Roman" w:hAnsi="Times New Roman" w:cs="Times New Roman"/>
        </w:rPr>
        <w:br/>
      </w:r>
    </w:p>
    <w:p w14:paraId="151AC7EB" w14:textId="2F0F01F2" w:rsidR="009E4F4E" w:rsidRPr="00731442" w:rsidRDefault="0BA5A4CB"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b/>
          <w:bCs/>
          <w:color w:val="0F4761" w:themeColor="accent1" w:themeShade="BF"/>
          <w:lang w:val="en-MY"/>
        </w:rPr>
        <w:t>1.4</w:t>
      </w:r>
      <w:r w:rsidR="0011163A" w:rsidRPr="00731442">
        <w:rPr>
          <w:rFonts w:ascii="Times New Roman" w:hAnsi="Times New Roman" w:cs="Times New Roman"/>
        </w:rPr>
        <w:tab/>
      </w:r>
      <w:r w:rsidRPr="00731442">
        <w:rPr>
          <w:rFonts w:ascii="Times New Roman" w:eastAsia="Times New Roman" w:hAnsi="Times New Roman" w:cs="Times New Roman"/>
          <w:b/>
          <w:bCs/>
          <w:color w:val="0F4761" w:themeColor="accent1" w:themeShade="BF"/>
          <w:lang w:val="en-MY"/>
        </w:rPr>
        <w:t>PROJECT SCOPE</w:t>
      </w:r>
    </w:p>
    <w:p w14:paraId="1881AEDF" w14:textId="42EB0F2B" w:rsidR="009E4F4E" w:rsidRPr="00731442" w:rsidRDefault="27BEADE1"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This section </w:t>
      </w:r>
      <w:r w:rsidR="60CFF9C0" w:rsidRPr="00731442">
        <w:rPr>
          <w:rFonts w:ascii="Times New Roman" w:eastAsia="Times New Roman" w:hAnsi="Times New Roman" w:cs="Times New Roman"/>
          <w:lang w:val="en-MY"/>
        </w:rPr>
        <w:t>defines</w:t>
      </w:r>
      <w:r w:rsidRPr="00731442">
        <w:rPr>
          <w:rFonts w:ascii="Times New Roman" w:eastAsia="Times New Roman" w:hAnsi="Times New Roman" w:cs="Times New Roman"/>
          <w:lang w:val="en-MY"/>
        </w:rPr>
        <w:t xml:space="preserve"> the project boundaries to ensure that </w:t>
      </w:r>
      <w:r w:rsidR="5D521AB3" w:rsidRPr="00731442">
        <w:rPr>
          <w:rFonts w:ascii="Times New Roman" w:eastAsia="Times New Roman" w:hAnsi="Times New Roman" w:cs="Times New Roman"/>
          <w:lang w:val="en-MY"/>
        </w:rPr>
        <w:t>this project</w:t>
      </w:r>
      <w:r w:rsidR="638FC860" w:rsidRPr="00731442">
        <w:rPr>
          <w:rFonts w:ascii="Times New Roman" w:eastAsia="Times New Roman" w:hAnsi="Times New Roman" w:cs="Times New Roman"/>
          <w:lang w:val="en-MY"/>
        </w:rPr>
        <w:t xml:space="preserve"> </w:t>
      </w:r>
      <w:r w:rsidR="06A428EF" w:rsidRPr="00731442">
        <w:rPr>
          <w:rFonts w:ascii="Times New Roman" w:eastAsia="Times New Roman" w:hAnsi="Times New Roman" w:cs="Times New Roman"/>
          <w:lang w:val="en-MY"/>
        </w:rPr>
        <w:t>is achievable within the given constraints. It clearly outlines the areas that covered by the project (</w:t>
      </w:r>
      <w:r w:rsidR="2F661988" w:rsidRPr="00731442">
        <w:rPr>
          <w:rFonts w:ascii="Times New Roman" w:eastAsia="Times New Roman" w:hAnsi="Times New Roman" w:cs="Times New Roman"/>
          <w:lang w:val="en-MY"/>
        </w:rPr>
        <w:t>in-scope) and the part that are not included (out-of-scope)</w:t>
      </w:r>
      <w:r w:rsidR="0DFE9B22" w:rsidRPr="00731442">
        <w:rPr>
          <w:rFonts w:ascii="Times New Roman" w:eastAsia="Times New Roman" w:hAnsi="Times New Roman" w:cs="Times New Roman"/>
          <w:lang w:val="en-MY"/>
        </w:rPr>
        <w:t xml:space="preserve"> particularly related to the proposed enterprise architecture for UTHM</w:t>
      </w:r>
      <w:r w:rsidR="16B29400" w:rsidRPr="00731442">
        <w:rPr>
          <w:rFonts w:ascii="Times New Roman" w:eastAsia="Times New Roman" w:hAnsi="Times New Roman" w:cs="Times New Roman"/>
          <w:lang w:val="en-MY"/>
        </w:rPr>
        <w:t>.</w:t>
      </w:r>
    </w:p>
    <w:p w14:paraId="11A57B4D" w14:textId="35CDEDD0" w:rsidR="009E4F4E" w:rsidRPr="00731442" w:rsidRDefault="0DFE9B22" w:rsidP="2BAA8972">
      <w:pPr>
        <w:pStyle w:val="Heading3"/>
        <w:jc w:val="both"/>
        <w:rPr>
          <w:rFonts w:ascii="Times New Roman" w:eastAsia="Times New Roman" w:hAnsi="Times New Roman" w:cs="Times New Roman"/>
          <w:b/>
          <w:bCs/>
          <w:color w:val="auto"/>
          <w:sz w:val="24"/>
          <w:szCs w:val="24"/>
          <w:lang w:val="en-MY"/>
        </w:rPr>
      </w:pPr>
      <w:bookmarkStart w:id="21" w:name="_Toc1675815886"/>
      <w:r w:rsidRPr="00731442">
        <w:rPr>
          <w:rFonts w:ascii="Times New Roman" w:eastAsia="Times New Roman" w:hAnsi="Times New Roman" w:cs="Times New Roman"/>
          <w:b/>
          <w:bCs/>
          <w:color w:val="auto"/>
          <w:sz w:val="24"/>
          <w:szCs w:val="24"/>
          <w:lang w:val="en-MY"/>
        </w:rPr>
        <w:lastRenderedPageBreak/>
        <w:t>1.4.1</w:t>
      </w:r>
      <w:r w:rsidR="0011163A" w:rsidRPr="00731442">
        <w:rPr>
          <w:rFonts w:ascii="Times New Roman" w:hAnsi="Times New Roman" w:cs="Times New Roman"/>
        </w:rPr>
        <w:tab/>
      </w:r>
      <w:r w:rsidRPr="00731442">
        <w:rPr>
          <w:rFonts w:ascii="Times New Roman" w:eastAsia="Times New Roman" w:hAnsi="Times New Roman" w:cs="Times New Roman"/>
          <w:b/>
          <w:bCs/>
          <w:color w:val="auto"/>
          <w:sz w:val="24"/>
          <w:szCs w:val="24"/>
          <w:lang w:val="en-MY"/>
        </w:rPr>
        <w:t>IN-SC</w:t>
      </w:r>
      <w:r w:rsidR="4C49D103" w:rsidRPr="00731442">
        <w:rPr>
          <w:rFonts w:ascii="Times New Roman" w:eastAsia="Times New Roman" w:hAnsi="Times New Roman" w:cs="Times New Roman"/>
          <w:b/>
          <w:bCs/>
          <w:color w:val="auto"/>
          <w:sz w:val="24"/>
          <w:szCs w:val="24"/>
          <w:lang w:val="en-MY"/>
        </w:rPr>
        <w:t>OPE</w:t>
      </w:r>
      <w:bookmarkEnd w:id="21"/>
    </w:p>
    <w:p w14:paraId="216C6598" w14:textId="0580FBEB" w:rsidR="009E4F4E" w:rsidRPr="00731442" w:rsidRDefault="4354D4A7"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in-scope areas of this project include:</w:t>
      </w:r>
    </w:p>
    <w:p w14:paraId="19427D55" w14:textId="33C0495E" w:rsidR="009E4F4E" w:rsidRPr="00731442" w:rsidRDefault="0F01296B" w:rsidP="2BAA8972">
      <w:pPr>
        <w:pStyle w:val="ListParagraph"/>
        <w:keepNext/>
        <w:keepLines/>
        <w:numPr>
          <w:ilvl w:val="0"/>
          <w:numId w:val="2"/>
        </w:num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Analysis the existing enterprise systems environment at UTHM</w:t>
      </w:r>
      <w:r w:rsidR="5E79E668" w:rsidRPr="00731442">
        <w:rPr>
          <w:rFonts w:ascii="Times New Roman" w:eastAsia="Times New Roman" w:hAnsi="Times New Roman" w:cs="Times New Roman"/>
          <w:lang w:val="en-MY"/>
        </w:rPr>
        <w:t xml:space="preserve"> such as </w:t>
      </w:r>
      <w:r w:rsidR="2F7B8841" w:rsidRPr="00731442">
        <w:rPr>
          <w:rFonts w:ascii="Times New Roman" w:eastAsia="Times New Roman" w:hAnsi="Times New Roman" w:cs="Times New Roman"/>
          <w:lang w:val="en-MY"/>
        </w:rPr>
        <w:t>overview of academic, student, and management-related system.</w:t>
      </w:r>
    </w:p>
    <w:p w14:paraId="57A56081" w14:textId="40319D29" w:rsidR="009E4F4E" w:rsidRPr="00731442" w:rsidRDefault="009E4F4E" w:rsidP="2BAA8972">
      <w:pPr>
        <w:pStyle w:val="ListParagraph"/>
        <w:keepNext/>
        <w:keepLines/>
        <w:spacing w:line="360" w:lineRule="auto"/>
        <w:jc w:val="both"/>
        <w:rPr>
          <w:rFonts w:ascii="Times New Roman" w:eastAsia="Times New Roman" w:hAnsi="Times New Roman" w:cs="Times New Roman"/>
          <w:lang w:val="en-MY"/>
        </w:rPr>
      </w:pPr>
    </w:p>
    <w:p w14:paraId="377E5CAC" w14:textId="01B688F8" w:rsidR="009E4F4E" w:rsidRPr="00731442" w:rsidRDefault="547A8D87" w:rsidP="2BAA8972">
      <w:pPr>
        <w:pStyle w:val="ListParagraph"/>
        <w:keepNext/>
        <w:keepLines/>
        <w:numPr>
          <w:ilvl w:val="0"/>
          <w:numId w:val="2"/>
        </w:num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Focus on the Student Information System (SIS)</w:t>
      </w:r>
      <w:r w:rsidR="675728C4" w:rsidRPr="00731442">
        <w:rPr>
          <w:rFonts w:ascii="Times New Roman" w:eastAsia="Times New Roman" w:hAnsi="Times New Roman" w:cs="Times New Roman"/>
          <w:lang w:val="en-MY"/>
        </w:rPr>
        <w:t xml:space="preserve"> specifically the student Course Registration subsystem as main case study</w:t>
      </w:r>
    </w:p>
    <w:p w14:paraId="22975946" w14:textId="71BF079D" w:rsidR="009E4F4E" w:rsidRPr="00731442" w:rsidRDefault="009E4F4E" w:rsidP="2BAA8972">
      <w:pPr>
        <w:pStyle w:val="ListParagraph"/>
        <w:keepNext/>
        <w:keepLines/>
        <w:spacing w:line="360" w:lineRule="auto"/>
        <w:jc w:val="both"/>
        <w:rPr>
          <w:rFonts w:ascii="Times New Roman" w:eastAsia="Times New Roman" w:hAnsi="Times New Roman" w:cs="Times New Roman"/>
          <w:lang w:val="en-MY"/>
        </w:rPr>
      </w:pPr>
    </w:p>
    <w:p w14:paraId="38F230F6" w14:textId="3389E364" w:rsidR="009E4F4E" w:rsidRPr="00731442" w:rsidRDefault="63EFCC12" w:rsidP="2BAA8972">
      <w:pPr>
        <w:pStyle w:val="ListParagraph"/>
        <w:keepNext/>
        <w:keepLines/>
        <w:numPr>
          <w:ilvl w:val="0"/>
          <w:numId w:val="2"/>
        </w:num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Design a proposed Enterprise Architecture for UTHM using the TOGAF framework as structured guideline that are covering </w:t>
      </w:r>
      <w:r w:rsidR="4AF2B12F" w:rsidRPr="00731442">
        <w:rPr>
          <w:rFonts w:ascii="Times New Roman" w:eastAsia="Times New Roman" w:hAnsi="Times New Roman" w:cs="Times New Roman"/>
          <w:lang w:val="en-MY"/>
        </w:rPr>
        <w:t xml:space="preserve">key architectural layer such as Business, Application, Data </w:t>
      </w:r>
      <w:r w:rsidR="20A62EC9" w:rsidRPr="00731442">
        <w:rPr>
          <w:rFonts w:ascii="Times New Roman" w:eastAsia="Times New Roman" w:hAnsi="Times New Roman" w:cs="Times New Roman"/>
          <w:lang w:val="en-MY"/>
        </w:rPr>
        <w:t xml:space="preserve">and Technology Architecture </w:t>
      </w:r>
    </w:p>
    <w:p w14:paraId="31347FA1" w14:textId="7A39E85D" w:rsidR="009E4F4E" w:rsidRPr="00731442" w:rsidRDefault="009E4F4E" w:rsidP="2BAA8972">
      <w:pPr>
        <w:pStyle w:val="ListParagraph"/>
        <w:keepNext/>
        <w:keepLines/>
        <w:spacing w:line="360" w:lineRule="auto"/>
        <w:jc w:val="both"/>
        <w:rPr>
          <w:rFonts w:ascii="Times New Roman" w:eastAsia="Times New Roman" w:hAnsi="Times New Roman" w:cs="Times New Roman"/>
          <w:lang w:val="en-MY"/>
        </w:rPr>
      </w:pPr>
    </w:p>
    <w:p w14:paraId="3E99BED0" w14:textId="590B3F3D" w:rsidR="009E4F4E" w:rsidRPr="00731442" w:rsidRDefault="491E3654" w:rsidP="2BAA8972">
      <w:pPr>
        <w:pStyle w:val="ListParagraph"/>
        <w:keepNext/>
        <w:keepLines/>
        <w:numPr>
          <w:ilvl w:val="0"/>
          <w:numId w:val="2"/>
        </w:num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Create an architectural models and documentation as a reference for improvement of the system UTHM in fu</w:t>
      </w:r>
      <w:r w:rsidR="4B768B8C" w:rsidRPr="00731442">
        <w:rPr>
          <w:rFonts w:ascii="Times New Roman" w:eastAsia="Times New Roman" w:hAnsi="Times New Roman" w:cs="Times New Roman"/>
          <w:lang w:val="en-MY"/>
        </w:rPr>
        <w:t>ture.</w:t>
      </w:r>
    </w:p>
    <w:p w14:paraId="6C0308F4" w14:textId="4639A6FA" w:rsidR="009E4F4E" w:rsidRPr="00731442" w:rsidRDefault="009E4F4E" w:rsidP="2BAA8972">
      <w:pPr>
        <w:pStyle w:val="ListParagraph"/>
        <w:keepNext/>
        <w:keepLines/>
        <w:spacing w:line="360" w:lineRule="auto"/>
        <w:jc w:val="both"/>
        <w:rPr>
          <w:rFonts w:ascii="Times New Roman" w:eastAsia="Times New Roman" w:hAnsi="Times New Roman" w:cs="Times New Roman"/>
          <w:lang w:val="en-MY"/>
        </w:rPr>
      </w:pPr>
    </w:p>
    <w:p w14:paraId="3A0725C0" w14:textId="143CEF04" w:rsidR="009E4F4E" w:rsidRPr="00731442" w:rsidRDefault="0DFE9B22" w:rsidP="2BAA8972">
      <w:pPr>
        <w:pStyle w:val="Heading3"/>
        <w:jc w:val="both"/>
        <w:rPr>
          <w:rFonts w:ascii="Times New Roman" w:eastAsia="Times New Roman" w:hAnsi="Times New Roman" w:cs="Times New Roman"/>
          <w:b/>
          <w:bCs/>
          <w:color w:val="auto"/>
          <w:sz w:val="24"/>
          <w:szCs w:val="24"/>
          <w:lang w:val="en-MY"/>
        </w:rPr>
      </w:pPr>
      <w:bookmarkStart w:id="22" w:name="_Toc1474082223"/>
      <w:r w:rsidRPr="00731442">
        <w:rPr>
          <w:rFonts w:ascii="Times New Roman" w:eastAsia="Times New Roman" w:hAnsi="Times New Roman" w:cs="Times New Roman"/>
          <w:b/>
          <w:bCs/>
          <w:color w:val="auto"/>
          <w:sz w:val="24"/>
          <w:szCs w:val="24"/>
          <w:lang w:val="en-MY"/>
        </w:rPr>
        <w:t>1.4.2</w:t>
      </w:r>
      <w:r w:rsidR="0011163A" w:rsidRPr="00731442">
        <w:rPr>
          <w:rFonts w:ascii="Times New Roman" w:hAnsi="Times New Roman" w:cs="Times New Roman"/>
        </w:rPr>
        <w:tab/>
      </w:r>
      <w:r w:rsidRPr="00731442">
        <w:rPr>
          <w:rFonts w:ascii="Times New Roman" w:eastAsia="Times New Roman" w:hAnsi="Times New Roman" w:cs="Times New Roman"/>
          <w:b/>
          <w:bCs/>
          <w:color w:val="auto"/>
          <w:sz w:val="24"/>
          <w:szCs w:val="24"/>
          <w:lang w:val="en-MY"/>
        </w:rPr>
        <w:t>O</w:t>
      </w:r>
      <w:r w:rsidR="67C7B850" w:rsidRPr="00731442">
        <w:rPr>
          <w:rFonts w:ascii="Times New Roman" w:eastAsia="Times New Roman" w:hAnsi="Times New Roman" w:cs="Times New Roman"/>
          <w:b/>
          <w:bCs/>
          <w:color w:val="auto"/>
          <w:sz w:val="24"/>
          <w:szCs w:val="24"/>
          <w:lang w:val="en-MY"/>
        </w:rPr>
        <w:t>UT-OF-SCOPE</w:t>
      </w:r>
      <w:bookmarkEnd w:id="22"/>
    </w:p>
    <w:p w14:paraId="27D556D5" w14:textId="46DA5DA0" w:rsidR="009E4F4E" w:rsidRPr="00731442" w:rsidRDefault="16934AA8" w:rsidP="2BAA8972">
      <w:pPr>
        <w:keepNext/>
        <w:keepLines/>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out-of-scope areas of this project include:</w:t>
      </w:r>
    </w:p>
    <w:p w14:paraId="166E4F1D" w14:textId="14B6B140" w:rsidR="009E4F4E" w:rsidRPr="00731442" w:rsidRDefault="5D0040F2" w:rsidP="2BAA8972">
      <w:pPr>
        <w:pStyle w:val="ListParagraph"/>
        <w:keepNext/>
        <w:keepLines/>
        <w:numPr>
          <w:ilvl w:val="0"/>
          <w:numId w:val="1"/>
        </w:numPr>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Development a system, coding or any related to implementation of proposed enterprise architecture</w:t>
      </w:r>
      <w:r w:rsidR="39A3487D" w:rsidRPr="00731442">
        <w:rPr>
          <w:rFonts w:ascii="Times New Roman" w:eastAsia="Times New Roman" w:hAnsi="Times New Roman" w:cs="Times New Roman"/>
          <w:lang w:val="en-MY"/>
        </w:rPr>
        <w:t>.</w:t>
      </w:r>
    </w:p>
    <w:p w14:paraId="54B5344C" w14:textId="4F13C9AA" w:rsidR="009E4F4E" w:rsidRPr="00731442" w:rsidRDefault="009E4F4E" w:rsidP="2BAA8972">
      <w:pPr>
        <w:pStyle w:val="ListParagraph"/>
        <w:keepNext/>
        <w:keepLines/>
        <w:jc w:val="both"/>
        <w:rPr>
          <w:rFonts w:ascii="Times New Roman" w:eastAsia="Times New Roman" w:hAnsi="Times New Roman" w:cs="Times New Roman"/>
          <w:lang w:val="en-MY"/>
        </w:rPr>
      </w:pPr>
    </w:p>
    <w:p w14:paraId="4462E19A" w14:textId="148A4620" w:rsidR="009E4F4E" w:rsidRPr="00731442" w:rsidRDefault="5D0040F2" w:rsidP="2BAA8972">
      <w:pPr>
        <w:pStyle w:val="ListParagraph"/>
        <w:keepNext/>
        <w:keepLines/>
        <w:numPr>
          <w:ilvl w:val="0"/>
          <w:numId w:val="1"/>
        </w:numPr>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Perform a testing such as security testing </w:t>
      </w:r>
      <w:r w:rsidR="3919385C" w:rsidRPr="00731442">
        <w:rPr>
          <w:rFonts w:ascii="Times New Roman" w:eastAsia="Times New Roman" w:hAnsi="Times New Roman" w:cs="Times New Roman"/>
          <w:lang w:val="en-MY"/>
        </w:rPr>
        <w:t>and</w:t>
      </w:r>
      <w:r w:rsidRPr="00731442">
        <w:rPr>
          <w:rFonts w:ascii="Times New Roman" w:eastAsia="Times New Roman" w:hAnsi="Times New Roman" w:cs="Times New Roman"/>
          <w:lang w:val="en-MY"/>
        </w:rPr>
        <w:t xml:space="preserve"> user acceptance </w:t>
      </w:r>
      <w:r w:rsidR="75BC6BED" w:rsidRPr="00731442">
        <w:rPr>
          <w:rFonts w:ascii="Times New Roman" w:eastAsia="Times New Roman" w:hAnsi="Times New Roman" w:cs="Times New Roman"/>
          <w:lang w:val="en-MY"/>
        </w:rPr>
        <w:t>testing of existing or proposed system</w:t>
      </w:r>
      <w:r w:rsidR="6F942892" w:rsidRPr="00731442">
        <w:rPr>
          <w:rFonts w:ascii="Times New Roman" w:eastAsia="Times New Roman" w:hAnsi="Times New Roman" w:cs="Times New Roman"/>
          <w:lang w:val="en-MY"/>
        </w:rPr>
        <w:t>.</w:t>
      </w:r>
    </w:p>
    <w:p w14:paraId="4B15286A" w14:textId="14CB4E18" w:rsidR="009E4F4E" w:rsidRPr="00731442" w:rsidRDefault="009E4F4E" w:rsidP="2BAA8972">
      <w:pPr>
        <w:pStyle w:val="ListParagraph"/>
        <w:keepNext/>
        <w:keepLines/>
        <w:jc w:val="both"/>
        <w:rPr>
          <w:rFonts w:ascii="Times New Roman" w:eastAsia="Times New Roman" w:hAnsi="Times New Roman" w:cs="Times New Roman"/>
          <w:lang w:val="en-MY"/>
        </w:rPr>
      </w:pPr>
    </w:p>
    <w:p w14:paraId="36935FCC" w14:textId="71B90118" w:rsidR="009E4F4E" w:rsidRPr="00731442" w:rsidRDefault="75BC6BED" w:rsidP="2BAA8972">
      <w:pPr>
        <w:pStyle w:val="ListParagraph"/>
        <w:keepNext/>
        <w:keepLines/>
        <w:numPr>
          <w:ilvl w:val="0"/>
          <w:numId w:val="1"/>
        </w:numPr>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Evaluation of hardware, cost analysis, or budgeting related to system implementation</w:t>
      </w:r>
      <w:r w:rsidR="49F31A61" w:rsidRPr="00731442">
        <w:rPr>
          <w:rFonts w:ascii="Times New Roman" w:eastAsia="Times New Roman" w:hAnsi="Times New Roman" w:cs="Times New Roman"/>
          <w:lang w:val="en-MY"/>
        </w:rPr>
        <w:t>.</w:t>
      </w:r>
    </w:p>
    <w:p w14:paraId="0DBDA320" w14:textId="2C0EB50A" w:rsidR="2BAA8972" w:rsidRPr="00731442" w:rsidRDefault="2BAA8972" w:rsidP="2BAA8972">
      <w:pPr>
        <w:pStyle w:val="ListParagraph"/>
        <w:keepNext/>
        <w:keepLines/>
        <w:rPr>
          <w:rFonts w:ascii="Times New Roman" w:eastAsia="Aptos" w:hAnsi="Times New Roman" w:cs="Times New Roman"/>
          <w:lang w:val="en-MY"/>
        </w:rPr>
      </w:pPr>
    </w:p>
    <w:p w14:paraId="72E991A4" w14:textId="2C5D889C"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23" w:name="_Toc2050334311"/>
      <w:r w:rsidRPr="00731442">
        <w:rPr>
          <w:rFonts w:ascii="Times New Roman" w:eastAsia="Times New Roman" w:hAnsi="Times New Roman" w:cs="Times New Roman"/>
          <w:b/>
          <w:bCs/>
          <w:sz w:val="24"/>
          <w:szCs w:val="24"/>
          <w:lang w:val="en-MY"/>
        </w:rPr>
        <w:t>1.5</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PROJECT IMPORTANCE</w:t>
      </w:r>
      <w:bookmarkEnd w:id="23"/>
    </w:p>
    <w:p w14:paraId="01FC4F39" w14:textId="57C645FD" w:rsidR="009E4F4E" w:rsidRPr="00731442" w:rsidRDefault="2AC79C24" w:rsidP="2BAA8972">
      <w:pPr>
        <w:spacing w:line="360" w:lineRule="auto"/>
        <w:rPr>
          <w:rFonts w:ascii="Times New Roman" w:eastAsia="Times New Roman" w:hAnsi="Times New Roman" w:cs="Times New Roman"/>
        </w:rPr>
      </w:pPr>
      <w:r w:rsidRPr="00731442">
        <w:rPr>
          <w:rFonts w:ascii="Times New Roman" w:eastAsia="Times New Roman" w:hAnsi="Times New Roman" w:cs="Times New Roman"/>
        </w:rPr>
        <w:t>The development of a formalized Enterprise Architecture (EA) for UTHM is critical to ensuring the university’s digital infrastructure can support its gr</w:t>
      </w:r>
      <w:r w:rsidR="60CE7251" w:rsidRPr="00731442">
        <w:rPr>
          <w:rFonts w:ascii="Times New Roman" w:eastAsia="Times New Roman" w:hAnsi="Times New Roman" w:cs="Times New Roman"/>
        </w:rPr>
        <w:t>owing academic and operational demands. This project holds significant importance in three key areas</w:t>
      </w:r>
      <w:r w:rsidR="386B5D5E" w:rsidRPr="00731442">
        <w:rPr>
          <w:rFonts w:ascii="Times New Roman" w:eastAsia="Times New Roman" w:hAnsi="Times New Roman" w:cs="Times New Roman"/>
        </w:rPr>
        <w:t>:</w:t>
      </w:r>
    </w:p>
    <w:p w14:paraId="2773EE3D" w14:textId="00737C42" w:rsidR="009E4F4E" w:rsidRPr="00731442" w:rsidRDefault="0011163A" w:rsidP="2BAA8972">
      <w:pPr>
        <w:pStyle w:val="Heading3"/>
        <w:spacing w:line="360" w:lineRule="auto"/>
        <w:rPr>
          <w:rFonts w:ascii="Times New Roman" w:eastAsia="Times New Roman" w:hAnsi="Times New Roman" w:cs="Times New Roman"/>
          <w:color w:val="000000" w:themeColor="text1"/>
          <w:sz w:val="24"/>
          <w:szCs w:val="24"/>
        </w:rPr>
      </w:pPr>
      <w:bookmarkStart w:id="24" w:name="_Toc1377447429"/>
      <w:r w:rsidRPr="00731442">
        <w:rPr>
          <w:rFonts w:ascii="Times New Roman" w:hAnsi="Times New Roman" w:cs="Times New Roman"/>
        </w:rPr>
        <w:lastRenderedPageBreak/>
        <w:br/>
      </w:r>
      <w:r w:rsidR="0101281D" w:rsidRPr="00731442">
        <w:rPr>
          <w:rFonts w:ascii="Times New Roman" w:eastAsia="Times New Roman" w:hAnsi="Times New Roman" w:cs="Times New Roman"/>
          <w:b/>
          <w:bCs/>
          <w:color w:val="auto"/>
          <w:sz w:val="24"/>
          <w:szCs w:val="24"/>
        </w:rPr>
        <w:t>1.5.1 Strategic Alignment and Resources Optimization</w:t>
      </w:r>
      <w:bookmarkEnd w:id="24"/>
      <w:r w:rsidR="0101281D" w:rsidRPr="00731442">
        <w:rPr>
          <w:rFonts w:ascii="Times New Roman" w:eastAsia="Times New Roman" w:hAnsi="Times New Roman" w:cs="Times New Roman"/>
          <w:b/>
          <w:bCs/>
          <w:color w:val="auto"/>
          <w:sz w:val="24"/>
          <w:szCs w:val="24"/>
        </w:rPr>
        <w:t xml:space="preserve"> </w:t>
      </w:r>
    </w:p>
    <w:p w14:paraId="43CE809D" w14:textId="68E1C161" w:rsidR="0101281D" w:rsidRPr="00731442" w:rsidRDefault="0101281D"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Currently, UTHM’s information systems operate in silos, which often leads to redundant spending where different faculties might procure separate software solutions </w:t>
      </w:r>
      <w:r w:rsidR="5880CED6" w:rsidRPr="00731442">
        <w:rPr>
          <w:rFonts w:ascii="Times New Roman" w:eastAsia="Times New Roman" w:hAnsi="Times New Roman" w:cs="Times New Roman"/>
          <w:color w:val="000000" w:themeColor="text1"/>
        </w:rPr>
        <w:t>for similar needs. This project is important because it utilizes the TOGAF framework to create a unified blueprint. By centralizing</w:t>
      </w:r>
      <w:r w:rsidR="050AC431" w:rsidRPr="00731442">
        <w:rPr>
          <w:rFonts w:ascii="Times New Roman" w:eastAsia="Times New Roman" w:hAnsi="Times New Roman" w:cs="Times New Roman"/>
          <w:color w:val="000000" w:themeColor="text1"/>
        </w:rPr>
        <w:t xml:space="preserve"> the architecture, the university can identify overlapping resources and streamline IT investments. This ensures that every ringgit spent on technology aligns directly with UTHM’s strategic objectives, reducing unnecessary </w:t>
      </w:r>
      <w:r w:rsidR="691FF01E" w:rsidRPr="00731442">
        <w:rPr>
          <w:rFonts w:ascii="Times New Roman" w:eastAsia="Times New Roman" w:hAnsi="Times New Roman" w:cs="Times New Roman"/>
          <w:color w:val="000000" w:themeColor="text1"/>
        </w:rPr>
        <w:t>costs,</w:t>
      </w:r>
      <w:r w:rsidR="050AC431" w:rsidRPr="00731442">
        <w:rPr>
          <w:rFonts w:ascii="Times New Roman" w:eastAsia="Times New Roman" w:hAnsi="Times New Roman" w:cs="Times New Roman"/>
          <w:color w:val="000000" w:themeColor="text1"/>
        </w:rPr>
        <w:t xml:space="preserve"> an</w:t>
      </w:r>
      <w:r w:rsidR="1F69AC11" w:rsidRPr="00731442">
        <w:rPr>
          <w:rFonts w:ascii="Times New Roman" w:eastAsia="Times New Roman" w:hAnsi="Times New Roman" w:cs="Times New Roman"/>
          <w:color w:val="000000" w:themeColor="text1"/>
        </w:rPr>
        <w:t>d fostering long-term sustainability.</w:t>
      </w:r>
    </w:p>
    <w:p w14:paraId="6A9A9783" w14:textId="0287A00F" w:rsidR="18706B8B" w:rsidRPr="00731442" w:rsidRDefault="18706B8B" w:rsidP="2BAA8972">
      <w:pPr>
        <w:pStyle w:val="Heading3"/>
        <w:spacing w:line="360" w:lineRule="auto"/>
        <w:rPr>
          <w:rFonts w:ascii="Times New Roman" w:eastAsia="Times New Roman" w:hAnsi="Times New Roman" w:cs="Times New Roman"/>
          <w:b/>
          <w:bCs/>
          <w:color w:val="auto"/>
          <w:sz w:val="24"/>
          <w:szCs w:val="24"/>
        </w:rPr>
      </w:pPr>
      <w:bookmarkStart w:id="25" w:name="_Toc2078627194"/>
      <w:r w:rsidRPr="00731442">
        <w:rPr>
          <w:rFonts w:ascii="Times New Roman" w:eastAsia="Times New Roman" w:hAnsi="Times New Roman" w:cs="Times New Roman"/>
          <w:b/>
          <w:bCs/>
          <w:color w:val="auto"/>
          <w:sz w:val="24"/>
          <w:szCs w:val="24"/>
        </w:rPr>
        <w:t>1.5.2 Operational Efficiency and System Integration</w:t>
      </w:r>
      <w:bookmarkEnd w:id="25"/>
    </w:p>
    <w:p w14:paraId="2B5FEAE3" w14:textId="119FB2BB" w:rsidR="18706B8B" w:rsidRPr="00731442" w:rsidRDefault="18706B8B"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The project addresses the critical issue of fragmentation </w:t>
      </w:r>
      <w:r w:rsidR="22059C06" w:rsidRPr="00731442">
        <w:rPr>
          <w:rFonts w:ascii="Times New Roman" w:eastAsia="Times New Roman" w:hAnsi="Times New Roman" w:cs="Times New Roman"/>
          <w:color w:val="000000" w:themeColor="text1"/>
        </w:rPr>
        <w:t>within UTHM’s current environment. By proposing a structured architecture for the Student Information System (SIS), this project eliminates the inefficiencies caused by independ</w:t>
      </w:r>
      <w:r w:rsidR="4561FEDF" w:rsidRPr="00731442">
        <w:rPr>
          <w:rFonts w:ascii="Times New Roman" w:eastAsia="Times New Roman" w:hAnsi="Times New Roman" w:cs="Times New Roman"/>
          <w:color w:val="000000" w:themeColor="text1"/>
        </w:rPr>
        <w:t>e</w:t>
      </w:r>
      <w:r w:rsidR="22059C06" w:rsidRPr="00731442">
        <w:rPr>
          <w:rFonts w:ascii="Times New Roman" w:eastAsia="Times New Roman" w:hAnsi="Times New Roman" w:cs="Times New Roman"/>
          <w:color w:val="000000" w:themeColor="text1"/>
        </w:rPr>
        <w:t xml:space="preserve">nt system development. It </w:t>
      </w:r>
      <w:r w:rsidR="44F8D87C" w:rsidRPr="00731442">
        <w:rPr>
          <w:rFonts w:ascii="Times New Roman" w:eastAsia="Times New Roman" w:hAnsi="Times New Roman" w:cs="Times New Roman"/>
          <w:color w:val="000000" w:themeColor="text1"/>
        </w:rPr>
        <w:t>pr</w:t>
      </w:r>
      <w:r w:rsidR="67146454" w:rsidRPr="00731442">
        <w:rPr>
          <w:rFonts w:ascii="Times New Roman" w:eastAsia="Times New Roman" w:hAnsi="Times New Roman" w:cs="Times New Roman"/>
          <w:color w:val="000000" w:themeColor="text1"/>
        </w:rPr>
        <w:t>ovides a standard reference for IT teams, ensuring that data flows seamlessly between the academic and administrative departments. T</w:t>
      </w:r>
      <w:r w:rsidR="54E85079" w:rsidRPr="00731442">
        <w:rPr>
          <w:rFonts w:ascii="Times New Roman" w:eastAsia="Times New Roman" w:hAnsi="Times New Roman" w:cs="Times New Roman"/>
          <w:color w:val="000000" w:themeColor="text1"/>
        </w:rPr>
        <w:t>his</w:t>
      </w:r>
      <w:r w:rsidR="67146454" w:rsidRPr="00731442">
        <w:rPr>
          <w:rFonts w:ascii="Times New Roman" w:eastAsia="Times New Roman" w:hAnsi="Times New Roman" w:cs="Times New Roman"/>
          <w:color w:val="000000" w:themeColor="text1"/>
        </w:rPr>
        <w:t xml:space="preserve"> reduces data redundancy, minimizes the risk of integration e</w:t>
      </w:r>
      <w:r w:rsidR="3D097B53" w:rsidRPr="00731442">
        <w:rPr>
          <w:rFonts w:ascii="Times New Roman" w:eastAsia="Times New Roman" w:hAnsi="Times New Roman" w:cs="Times New Roman"/>
          <w:color w:val="000000" w:themeColor="text1"/>
        </w:rPr>
        <w:t>rrors, and simplifies</w:t>
      </w:r>
      <w:r w:rsidR="69BC867F" w:rsidRPr="00731442">
        <w:rPr>
          <w:rFonts w:ascii="Times New Roman" w:eastAsia="Times New Roman" w:hAnsi="Times New Roman" w:cs="Times New Roman"/>
          <w:color w:val="000000" w:themeColor="text1"/>
        </w:rPr>
        <w:t xml:space="preserve"> the maintenance of complex university systems.</w:t>
      </w:r>
    </w:p>
    <w:p w14:paraId="1D7891F0" w14:textId="582C57EC" w:rsidR="69BC867F" w:rsidRPr="00731442" w:rsidRDefault="69BC867F" w:rsidP="2BAA8972">
      <w:pPr>
        <w:pStyle w:val="Heading3"/>
        <w:spacing w:line="360" w:lineRule="auto"/>
        <w:rPr>
          <w:rFonts w:ascii="Times New Roman" w:eastAsia="Times New Roman" w:hAnsi="Times New Roman" w:cs="Times New Roman"/>
          <w:b/>
          <w:bCs/>
          <w:color w:val="auto"/>
          <w:sz w:val="24"/>
          <w:szCs w:val="24"/>
        </w:rPr>
      </w:pPr>
      <w:bookmarkStart w:id="26" w:name="_Toc1503770718"/>
      <w:r w:rsidRPr="00731442">
        <w:rPr>
          <w:rFonts w:ascii="Times New Roman" w:eastAsia="Times New Roman" w:hAnsi="Times New Roman" w:cs="Times New Roman"/>
          <w:b/>
          <w:bCs/>
          <w:color w:val="auto"/>
          <w:sz w:val="24"/>
          <w:szCs w:val="24"/>
        </w:rPr>
        <w:t>1.5.3 Enhanced Student Experience</w:t>
      </w:r>
      <w:bookmarkEnd w:id="26"/>
    </w:p>
    <w:p w14:paraId="688D6EBB" w14:textId="0DF46978" w:rsidR="76708EBB" w:rsidRPr="00731442" w:rsidRDefault="76708EBB"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Since the project focuses specifically on the Student Course Registration subsystem, its immediate </w:t>
      </w:r>
      <w:r w:rsidR="208FA562" w:rsidRPr="00731442">
        <w:rPr>
          <w:rFonts w:ascii="Times New Roman" w:eastAsia="Times New Roman" w:hAnsi="Times New Roman" w:cs="Times New Roman"/>
          <w:color w:val="000000" w:themeColor="text1"/>
        </w:rPr>
        <w:t>importance</w:t>
      </w:r>
      <w:r w:rsidRPr="00731442">
        <w:rPr>
          <w:rFonts w:ascii="Times New Roman" w:eastAsia="Times New Roman" w:hAnsi="Times New Roman" w:cs="Times New Roman"/>
          <w:color w:val="000000" w:themeColor="text1"/>
        </w:rPr>
        <w:t xml:space="preserve"> lies in directly improving </w:t>
      </w:r>
      <w:r w:rsidR="33169240" w:rsidRPr="00731442">
        <w:rPr>
          <w:rFonts w:ascii="Times New Roman" w:eastAsia="Times New Roman" w:hAnsi="Times New Roman" w:cs="Times New Roman"/>
          <w:color w:val="000000" w:themeColor="text1"/>
        </w:rPr>
        <w:t>student</w:t>
      </w:r>
      <w:r w:rsidRPr="00731442">
        <w:rPr>
          <w:rFonts w:ascii="Times New Roman" w:eastAsia="Times New Roman" w:hAnsi="Times New Roman" w:cs="Times New Roman"/>
          <w:color w:val="000000" w:themeColor="text1"/>
        </w:rPr>
        <w:t xml:space="preserve"> experience.</w:t>
      </w:r>
      <w:r w:rsidR="7F99EAB2" w:rsidRPr="00731442">
        <w:rPr>
          <w:rFonts w:ascii="Times New Roman" w:eastAsia="Times New Roman" w:hAnsi="Times New Roman" w:cs="Times New Roman"/>
          <w:color w:val="000000" w:themeColor="text1"/>
        </w:rPr>
        <w:t xml:space="preserve"> Course registration is a high-traffic process that frequently suffers from system congestion. A well-architected system ensures </w:t>
      </w:r>
      <w:r w:rsidR="5F2CB18D" w:rsidRPr="00731442">
        <w:rPr>
          <w:rFonts w:ascii="Times New Roman" w:eastAsia="Times New Roman" w:hAnsi="Times New Roman" w:cs="Times New Roman"/>
          <w:color w:val="000000" w:themeColor="text1"/>
        </w:rPr>
        <w:t>scalability, preventing system crashes during peak registration times. Furthermore, this architectural update aims</w:t>
      </w:r>
      <w:r w:rsidR="6F317A1A" w:rsidRPr="00731442">
        <w:rPr>
          <w:rFonts w:ascii="Times New Roman" w:eastAsia="Times New Roman" w:hAnsi="Times New Roman" w:cs="Times New Roman"/>
          <w:color w:val="000000" w:themeColor="text1"/>
        </w:rPr>
        <w:t xml:space="preserve"> to streamline the user interface, making the registration process more intuitive and less stressful for students.</w:t>
      </w:r>
    </w:p>
    <w:p w14:paraId="0A9D54CB" w14:textId="7F358639" w:rsidR="009E4F4E" w:rsidRPr="00731442" w:rsidRDefault="009E4F4E" w:rsidP="2BAA8972">
      <w:pPr>
        <w:jc w:val="both"/>
        <w:rPr>
          <w:rFonts w:ascii="Times New Roman" w:eastAsia="Times New Roman" w:hAnsi="Times New Roman" w:cs="Times New Roman"/>
          <w:color w:val="000000" w:themeColor="text1"/>
        </w:rPr>
      </w:pPr>
    </w:p>
    <w:p w14:paraId="44C544CA" w14:textId="57748177" w:rsidR="009E4F4E" w:rsidRPr="00731442" w:rsidRDefault="009E4F4E" w:rsidP="2BAA8972">
      <w:pPr>
        <w:jc w:val="both"/>
        <w:rPr>
          <w:rFonts w:ascii="Times New Roman" w:eastAsia="Times New Roman" w:hAnsi="Times New Roman" w:cs="Times New Roman"/>
          <w:color w:val="000000" w:themeColor="text1"/>
        </w:rPr>
      </w:pPr>
    </w:p>
    <w:p w14:paraId="2E01FC1F" w14:textId="1E8FC910" w:rsidR="009E4F4E" w:rsidRPr="00731442" w:rsidRDefault="009E4F4E" w:rsidP="2BAA8972">
      <w:pPr>
        <w:jc w:val="both"/>
        <w:rPr>
          <w:rFonts w:ascii="Times New Roman" w:eastAsia="Times New Roman" w:hAnsi="Times New Roman" w:cs="Times New Roman"/>
          <w:color w:val="000000" w:themeColor="text1"/>
        </w:rPr>
      </w:pPr>
    </w:p>
    <w:p w14:paraId="7FFB6717" w14:textId="5B9BFEEA" w:rsidR="009E4F4E" w:rsidRPr="00731442" w:rsidRDefault="009E4F4E" w:rsidP="2BAA8972">
      <w:pPr>
        <w:pStyle w:val="Heading1"/>
        <w:spacing w:line="360" w:lineRule="auto"/>
        <w:jc w:val="both"/>
        <w:rPr>
          <w:rFonts w:ascii="Times New Roman" w:eastAsia="Times New Roman" w:hAnsi="Times New Roman" w:cs="Times New Roman"/>
          <w:color w:val="000000" w:themeColor="text1"/>
          <w:sz w:val="24"/>
          <w:szCs w:val="24"/>
        </w:rPr>
      </w:pPr>
    </w:p>
    <w:p w14:paraId="37DC54C9" w14:textId="3F0304C5" w:rsidR="2BAA8972" w:rsidRPr="00731442" w:rsidRDefault="2BAA8972" w:rsidP="2BAA8972">
      <w:pPr>
        <w:rPr>
          <w:rFonts w:ascii="Times New Roman" w:hAnsi="Times New Roman" w:cs="Times New Roman"/>
        </w:rPr>
      </w:pPr>
    </w:p>
    <w:p w14:paraId="5FCE6466" w14:textId="65A615D2" w:rsidR="009E4F4E" w:rsidRPr="00731442" w:rsidRDefault="0BA5A4CB" w:rsidP="2BAA8972">
      <w:pPr>
        <w:pStyle w:val="Heading1"/>
        <w:spacing w:line="360" w:lineRule="auto"/>
        <w:jc w:val="center"/>
        <w:rPr>
          <w:rFonts w:ascii="Times New Roman" w:eastAsia="Times New Roman" w:hAnsi="Times New Roman" w:cs="Times New Roman"/>
          <w:sz w:val="24"/>
          <w:szCs w:val="24"/>
        </w:rPr>
      </w:pPr>
      <w:bookmarkStart w:id="27" w:name="_Toc898979192"/>
      <w:r w:rsidRPr="00731442">
        <w:rPr>
          <w:rFonts w:ascii="Times New Roman" w:eastAsia="Times New Roman" w:hAnsi="Times New Roman" w:cs="Times New Roman"/>
          <w:b/>
          <w:bCs/>
          <w:sz w:val="24"/>
          <w:szCs w:val="24"/>
          <w:lang w:val="en-MY"/>
        </w:rPr>
        <w:lastRenderedPageBreak/>
        <w:t>CHAPTER 2</w:t>
      </w:r>
      <w:bookmarkEnd w:id="27"/>
    </w:p>
    <w:p w14:paraId="710EFB34" w14:textId="7B9C1030" w:rsidR="009E4F4E" w:rsidRPr="00731442" w:rsidRDefault="0BA5A4CB">
      <w:pPr>
        <w:spacing w:line="360" w:lineRule="auto"/>
        <w:jc w:val="center"/>
        <w:rPr>
          <w:rFonts w:ascii="Times New Roman" w:eastAsia="Times New Roman" w:hAnsi="Times New Roman" w:cs="Times New Roman"/>
          <w:color w:val="000000" w:themeColor="text1"/>
        </w:rPr>
        <w:pPrChange w:id="28"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LITERATURE REVIEW</w:t>
      </w:r>
    </w:p>
    <w:p w14:paraId="71F8996C" w14:textId="1F411780"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066CF635" w14:textId="78E69425"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29" w:name="_Toc558692689"/>
      <w:r w:rsidRPr="00731442">
        <w:rPr>
          <w:rFonts w:ascii="Times New Roman" w:eastAsia="Times New Roman" w:hAnsi="Times New Roman" w:cs="Times New Roman"/>
          <w:b/>
          <w:bCs/>
          <w:sz w:val="24"/>
          <w:szCs w:val="24"/>
          <w:lang w:val="en-MY"/>
        </w:rPr>
        <w:t>2.1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INTRODUCTION</w:t>
      </w:r>
      <w:bookmarkEnd w:id="29"/>
    </w:p>
    <w:p w14:paraId="6F63782A" w14:textId="02CB5A1F" w:rsidR="009E4F4E" w:rsidRPr="00731442" w:rsidRDefault="40C17CBB"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This chapter presents a literature review related to enterprise architecture (EA) in universities, providing both theoretical and practical </w:t>
      </w:r>
      <w:r w:rsidR="22AE2556" w:rsidRPr="00731442">
        <w:rPr>
          <w:rFonts w:ascii="Times New Roman" w:eastAsia="Times New Roman" w:hAnsi="Times New Roman" w:cs="Times New Roman"/>
          <w:color w:val="000000" w:themeColor="text1"/>
        </w:rPr>
        <w:t>foundations</w:t>
      </w:r>
      <w:r w:rsidRPr="00731442">
        <w:rPr>
          <w:rFonts w:ascii="Times New Roman" w:eastAsia="Times New Roman" w:hAnsi="Times New Roman" w:cs="Times New Roman"/>
          <w:color w:val="000000" w:themeColor="text1"/>
        </w:rPr>
        <w:t xml:space="preserve"> for this study. This chapter begins with EA definition, key concepts, and some applications within higher education institutions. </w:t>
      </w:r>
      <w:commentRangeStart w:id="30"/>
      <w:r w:rsidRPr="00731442">
        <w:rPr>
          <w:rFonts w:ascii="Times New Roman" w:eastAsia="Times New Roman" w:hAnsi="Times New Roman" w:cs="Times New Roman"/>
          <w:color w:val="000000" w:themeColor="text1"/>
        </w:rPr>
        <w:t>Meutia, Sulistiani, Budiarti, and Sari (2022)</w:t>
      </w:r>
      <w:commentRangeEnd w:id="30"/>
      <w:r w:rsidR="0011163A" w:rsidRPr="00731442">
        <w:rPr>
          <w:rStyle w:val="CommentReference"/>
          <w:rFonts w:ascii="Times New Roman" w:eastAsia="Times New Roman" w:hAnsi="Times New Roman" w:cs="Times New Roman"/>
          <w:color w:val="000000" w:themeColor="text1"/>
          <w:sz w:val="24"/>
          <w:szCs w:val="24"/>
        </w:rPr>
        <w:commentReference w:id="30"/>
      </w:r>
      <w:r w:rsidRPr="00731442">
        <w:rPr>
          <w:rFonts w:ascii="Times New Roman" w:eastAsia="Times New Roman" w:hAnsi="Times New Roman" w:cs="Times New Roman"/>
          <w:color w:val="000000" w:themeColor="text1"/>
        </w:rPr>
        <w:t xml:space="preserve"> state that EA serves as a strategic framework that aligns business processes, information system, and technology infrastructure with organizational objectives, helping universities to manage complex operations and support digital transformation.</w:t>
      </w:r>
    </w:p>
    <w:p w14:paraId="51D83428" w14:textId="729DDC9B" w:rsidR="009E4F4E" w:rsidRPr="00731442" w:rsidRDefault="40C17CBB" w:rsidP="2BAA8972">
      <w:pPr>
        <w:spacing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rPr>
        <w:t xml:space="preserve">Besides, the review also highlights previous studies on EA in universities, emphasizing how EA frameworks have been implemented in universities to coordinate administrative, academic, and technical functions </w:t>
      </w:r>
      <w:commentRangeStart w:id="31"/>
      <w:r w:rsidRPr="00731442">
        <w:rPr>
          <w:rFonts w:ascii="Times New Roman" w:eastAsia="Times New Roman" w:hAnsi="Times New Roman" w:cs="Times New Roman"/>
          <w:color w:val="000000" w:themeColor="text1"/>
        </w:rPr>
        <w:t>(Hindarto, 2023; Amin, Hussain, Daoud, Abu Bakar, &amp; Ahmad, 2024)</w:t>
      </w:r>
      <w:commentRangeEnd w:id="31"/>
      <w:r w:rsidR="0011163A" w:rsidRPr="00731442">
        <w:rPr>
          <w:rStyle w:val="CommentReference"/>
          <w:rFonts w:ascii="Times New Roman" w:eastAsia="Times New Roman" w:hAnsi="Times New Roman" w:cs="Times New Roman"/>
          <w:color w:val="000000" w:themeColor="text1"/>
          <w:sz w:val="24"/>
          <w:szCs w:val="24"/>
        </w:rPr>
        <w:commentReference w:id="31"/>
      </w:r>
      <w:r w:rsidRPr="00731442">
        <w:rPr>
          <w:rFonts w:ascii="Times New Roman" w:eastAsia="Times New Roman" w:hAnsi="Times New Roman" w:cs="Times New Roman"/>
          <w:color w:val="000000" w:themeColor="text1"/>
        </w:rPr>
        <w:t xml:space="preserve">. In addition, this chapter examines various subsystems, discussing the existing implementation and architectural considerations of these sub-systems. Furthermore, this chapter also explores the technologies used in EA and its sub-systems, including software platforms and architectural frameworks. </w:t>
      </w:r>
    </w:p>
    <w:p w14:paraId="6F5D12A6" w14:textId="3FD77AEC" w:rsidR="009E4F4E" w:rsidRPr="00731442" w:rsidRDefault="40C17CBB" w:rsidP="2BAA8972">
      <w:pPr>
        <w:spacing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rPr>
        <w:t xml:space="preserve">Finally, this chapter concludes with a summary of key findings from </w:t>
      </w:r>
      <w:r w:rsidR="232FA7A8" w:rsidRPr="00731442">
        <w:rPr>
          <w:rFonts w:ascii="Times New Roman" w:eastAsia="Times New Roman" w:hAnsi="Times New Roman" w:cs="Times New Roman"/>
          <w:color w:val="000000" w:themeColor="text1"/>
        </w:rPr>
        <w:t>previous</w:t>
      </w:r>
      <w:r w:rsidRPr="00731442">
        <w:rPr>
          <w:rFonts w:ascii="Times New Roman" w:eastAsia="Times New Roman" w:hAnsi="Times New Roman" w:cs="Times New Roman"/>
          <w:color w:val="000000" w:themeColor="text1"/>
        </w:rPr>
        <w:t xml:space="preserve"> studies to establish a solid foundation for understanding EA in universities worldwide.</w:t>
      </w:r>
    </w:p>
    <w:p w14:paraId="4F630735" w14:textId="0A1EC995" w:rsidR="009E4F4E" w:rsidRPr="00731442" w:rsidRDefault="009E4F4E" w:rsidP="2BAA8972">
      <w:pPr>
        <w:jc w:val="both"/>
        <w:rPr>
          <w:rFonts w:ascii="Times New Roman" w:eastAsia="Times New Roman" w:hAnsi="Times New Roman" w:cs="Times New Roman"/>
          <w:color w:val="000000" w:themeColor="text1"/>
        </w:rPr>
      </w:pPr>
    </w:p>
    <w:p w14:paraId="6DAE1FBC" w14:textId="3F1FC36D"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32" w:name="_Toc2090156581"/>
      <w:r w:rsidRPr="00731442">
        <w:rPr>
          <w:rFonts w:ascii="Times New Roman" w:eastAsia="Times New Roman" w:hAnsi="Times New Roman" w:cs="Times New Roman"/>
          <w:b/>
          <w:bCs/>
          <w:sz w:val="24"/>
          <w:szCs w:val="24"/>
          <w:lang w:val="en-MY"/>
        </w:rPr>
        <w:t>2.2</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ENTERPRISE ARCHITECTURE</w:t>
      </w:r>
      <w:bookmarkEnd w:id="32"/>
    </w:p>
    <w:p w14:paraId="6E715BCA" w14:textId="3CFA4F1B" w:rsidR="6490AFDC" w:rsidRPr="00731442" w:rsidRDefault="6490AFDC" w:rsidP="2BAA8972">
      <w:pPr>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Enterprise Architecture (EA) is a method that an organization uses to plan the business and IT in a way that each will fit together well. Following the TOGAF standard, EA segments the organization into different segments to show how processes, information, applications, and technology support each other </w:t>
      </w:r>
      <w:commentRangeStart w:id="33"/>
      <w:r w:rsidRPr="00731442">
        <w:rPr>
          <w:rFonts w:ascii="Times New Roman" w:eastAsia="Times New Roman" w:hAnsi="Times New Roman" w:cs="Times New Roman"/>
          <w:color w:val="000000" w:themeColor="text1"/>
        </w:rPr>
        <w:t>(The Open Group, 2018)</w:t>
      </w:r>
      <w:commentRangeEnd w:id="33"/>
      <w:r w:rsidRPr="00731442">
        <w:rPr>
          <w:rStyle w:val="CommentReference"/>
          <w:rFonts w:ascii="Times New Roman" w:eastAsia="Times New Roman" w:hAnsi="Times New Roman" w:cs="Times New Roman"/>
          <w:color w:val="000000" w:themeColor="text1"/>
          <w:sz w:val="24"/>
          <w:szCs w:val="24"/>
        </w:rPr>
        <w:commentReference w:id="33"/>
      </w:r>
      <w:r w:rsidRPr="00731442">
        <w:rPr>
          <w:rFonts w:ascii="Times New Roman" w:eastAsia="Times New Roman" w:hAnsi="Times New Roman" w:cs="Times New Roman"/>
          <w:color w:val="000000" w:themeColor="text1"/>
        </w:rPr>
        <w:t xml:space="preserve">. EA also serves as a clear blueprint to map business goals to their supporting IT systems </w:t>
      </w:r>
      <w:commentRangeStart w:id="34"/>
      <w:r w:rsidRPr="00731442">
        <w:rPr>
          <w:rFonts w:ascii="Times New Roman" w:eastAsia="Times New Roman" w:hAnsi="Times New Roman" w:cs="Times New Roman"/>
          <w:color w:val="000000" w:themeColor="text1"/>
        </w:rPr>
        <w:t>(Lankhorst, 2017)</w:t>
      </w:r>
      <w:commentRangeEnd w:id="34"/>
      <w:r w:rsidRPr="00731442">
        <w:rPr>
          <w:rStyle w:val="CommentReference"/>
          <w:rFonts w:ascii="Times New Roman" w:eastAsia="Times New Roman" w:hAnsi="Times New Roman" w:cs="Times New Roman"/>
          <w:color w:val="000000" w:themeColor="text1"/>
          <w:sz w:val="24"/>
          <w:szCs w:val="24"/>
        </w:rPr>
        <w:commentReference w:id="34"/>
      </w:r>
      <w:r w:rsidRPr="00731442">
        <w:rPr>
          <w:rFonts w:ascii="Times New Roman" w:eastAsia="Times New Roman" w:hAnsi="Times New Roman" w:cs="Times New Roman"/>
          <w:color w:val="000000" w:themeColor="text1"/>
        </w:rPr>
        <w:t xml:space="preserve">. EA typically includes four sectors which are Business Architecture, Data Architecture, Application Architecture, and Technology </w:t>
      </w:r>
      <w:r w:rsidRPr="00731442">
        <w:rPr>
          <w:rFonts w:ascii="Times New Roman" w:eastAsia="Times New Roman" w:hAnsi="Times New Roman" w:cs="Times New Roman"/>
          <w:color w:val="000000" w:themeColor="text1"/>
        </w:rPr>
        <w:lastRenderedPageBreak/>
        <w:t>Architecture (The Open Group, 2018). Together, it helps everyone understand how the organization works and how IT supports the organization.</w:t>
      </w:r>
    </w:p>
    <w:p w14:paraId="70EC66AB" w14:textId="436F27B0" w:rsidR="6490AFDC" w:rsidRPr="00731442" w:rsidRDefault="6490AFDC" w:rsidP="2BAA8972">
      <w:pPr>
        <w:spacing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rPr>
        <w:t xml:space="preserve">In University, the Data Architecture layer is crucial, as they require high data quality and data organization for all aspects of their business, including students, staff, and research. Previous works indicate that universities often use a TOGAF framework for </w:t>
      </w:r>
      <w:r w:rsidR="3C524C57" w:rsidRPr="00731442">
        <w:rPr>
          <w:rFonts w:ascii="Times New Roman" w:eastAsia="Times New Roman" w:hAnsi="Times New Roman" w:cs="Times New Roman"/>
          <w:color w:val="000000" w:themeColor="text1"/>
        </w:rPr>
        <w:t>guidance,</w:t>
      </w:r>
      <w:r w:rsidRPr="00731442">
        <w:rPr>
          <w:rFonts w:ascii="Times New Roman" w:eastAsia="Times New Roman" w:hAnsi="Times New Roman" w:cs="Times New Roman"/>
          <w:color w:val="000000" w:themeColor="text1"/>
        </w:rPr>
        <w:t xml:space="preserve"> but they adjust it to their needs </w:t>
      </w:r>
      <w:commentRangeStart w:id="35"/>
      <w:r w:rsidRPr="00731442">
        <w:rPr>
          <w:rFonts w:ascii="Times New Roman" w:eastAsia="Times New Roman" w:hAnsi="Times New Roman" w:cs="Times New Roman"/>
          <w:color w:val="000000" w:themeColor="text1"/>
        </w:rPr>
        <w:t>(Pedroso, 2021)</w:t>
      </w:r>
      <w:commentRangeEnd w:id="35"/>
      <w:r w:rsidRPr="00731442">
        <w:rPr>
          <w:rStyle w:val="CommentReference"/>
          <w:rFonts w:ascii="Times New Roman" w:eastAsia="Times New Roman" w:hAnsi="Times New Roman" w:cs="Times New Roman"/>
          <w:color w:val="000000" w:themeColor="text1"/>
          <w:sz w:val="24"/>
          <w:szCs w:val="24"/>
        </w:rPr>
        <w:commentReference w:id="35"/>
      </w:r>
      <w:r w:rsidRPr="00731442">
        <w:rPr>
          <w:rFonts w:ascii="Times New Roman" w:eastAsia="Times New Roman" w:hAnsi="Times New Roman" w:cs="Times New Roman"/>
          <w:color w:val="000000" w:themeColor="text1"/>
        </w:rPr>
        <w:t xml:space="preserve">. Universities focus on management of organizational data, interoperability of organizational systems, </w:t>
      </w:r>
      <w:r w:rsidR="541707A2" w:rsidRPr="00731442">
        <w:rPr>
          <w:rFonts w:ascii="Times New Roman" w:eastAsia="Times New Roman" w:hAnsi="Times New Roman" w:cs="Times New Roman"/>
          <w:color w:val="000000" w:themeColor="text1"/>
        </w:rPr>
        <w:t>accessibility,</w:t>
      </w:r>
      <w:r w:rsidRPr="00731442">
        <w:rPr>
          <w:rFonts w:ascii="Times New Roman" w:eastAsia="Times New Roman" w:hAnsi="Times New Roman" w:cs="Times New Roman"/>
          <w:color w:val="000000" w:themeColor="text1"/>
        </w:rPr>
        <w:t xml:space="preserve"> and security. However, challenges like different departments managing their own systems, legacy and outdated technologies, and a lack of trained EA professionals prevent them from implementing EA effectively. Thus, universities require good planning and teamwork for the successful application of EA.</w:t>
      </w:r>
    </w:p>
    <w:p w14:paraId="073DB3DC" w14:textId="5CC578AE" w:rsidR="2BAA8972" w:rsidRPr="00731442" w:rsidRDefault="2BAA8972" w:rsidP="2BAA8972">
      <w:pPr>
        <w:spacing w:line="360" w:lineRule="auto"/>
        <w:jc w:val="both"/>
        <w:rPr>
          <w:rFonts w:ascii="Times New Roman" w:eastAsia="Times New Roman" w:hAnsi="Times New Roman" w:cs="Times New Roman"/>
          <w:color w:val="000000" w:themeColor="text1"/>
        </w:rPr>
      </w:pPr>
    </w:p>
    <w:p w14:paraId="45FE80BE" w14:textId="248AC9B4" w:rsidR="550B1859" w:rsidRPr="00731442" w:rsidRDefault="550B1859" w:rsidP="2BAA8972">
      <w:pPr>
        <w:pStyle w:val="Heading3"/>
        <w:rPr>
          <w:rFonts w:ascii="Times New Roman" w:eastAsia="Times New Roman" w:hAnsi="Times New Roman" w:cs="Times New Roman"/>
          <w:b/>
          <w:bCs/>
          <w:color w:val="0E2841" w:themeColor="text2"/>
          <w:sz w:val="24"/>
          <w:szCs w:val="24"/>
        </w:rPr>
      </w:pPr>
      <w:bookmarkStart w:id="36" w:name="_Toc1474288162"/>
      <w:r w:rsidRPr="00731442">
        <w:rPr>
          <w:rFonts w:ascii="Times New Roman" w:eastAsia="Times New Roman" w:hAnsi="Times New Roman" w:cs="Times New Roman"/>
          <w:b/>
          <w:bCs/>
          <w:color w:val="0E2841" w:themeColor="text2"/>
          <w:sz w:val="24"/>
          <w:szCs w:val="24"/>
        </w:rPr>
        <w:t>2.2.1</w:t>
      </w:r>
      <w:r w:rsidRPr="00731442">
        <w:rPr>
          <w:rFonts w:ascii="Times New Roman" w:hAnsi="Times New Roman" w:cs="Times New Roman"/>
        </w:rPr>
        <w:tab/>
      </w:r>
      <w:r w:rsidRPr="00731442">
        <w:rPr>
          <w:rFonts w:ascii="Times New Roman" w:eastAsia="Times New Roman" w:hAnsi="Times New Roman" w:cs="Times New Roman"/>
          <w:b/>
          <w:bCs/>
          <w:color w:val="0E2841" w:themeColor="text2"/>
          <w:sz w:val="24"/>
          <w:szCs w:val="24"/>
        </w:rPr>
        <w:t>UNIVERSITY OF LAMPUNG</w:t>
      </w:r>
      <w:bookmarkEnd w:id="36"/>
    </w:p>
    <w:p w14:paraId="6955500B" w14:textId="22829533" w:rsidR="5BD77B0F" w:rsidRPr="00731442" w:rsidRDefault="5BD77B0F" w:rsidP="2BAA8972">
      <w:pPr>
        <w:spacing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rPr>
        <w:t xml:space="preserve">A study by </w:t>
      </w:r>
      <w:commentRangeStart w:id="37"/>
      <w:r w:rsidRPr="00731442">
        <w:rPr>
          <w:rFonts w:ascii="Times New Roman" w:eastAsia="Times New Roman" w:hAnsi="Times New Roman" w:cs="Times New Roman"/>
          <w:color w:val="000000" w:themeColor="text1"/>
        </w:rPr>
        <w:t>Nama and Kurniawan (2017)</w:t>
      </w:r>
      <w:commentRangeEnd w:id="37"/>
      <w:r w:rsidRPr="00731442">
        <w:rPr>
          <w:rStyle w:val="CommentReference"/>
          <w:rFonts w:ascii="Times New Roman" w:eastAsia="Times New Roman" w:hAnsi="Times New Roman" w:cs="Times New Roman"/>
          <w:color w:val="000000" w:themeColor="text1"/>
          <w:sz w:val="24"/>
          <w:szCs w:val="24"/>
        </w:rPr>
        <w:commentReference w:id="37"/>
      </w:r>
      <w:r w:rsidRPr="00731442">
        <w:rPr>
          <w:rFonts w:ascii="Times New Roman" w:eastAsia="Times New Roman" w:hAnsi="Times New Roman" w:cs="Times New Roman"/>
          <w:color w:val="000000" w:themeColor="text1"/>
        </w:rPr>
        <w:t xml:space="preserve"> designed an adaptive IT infrastructure based on the enterprise architecture framework The Open Group Architecture Framework (TOGAF) Architecture Development Method (ADM) for the University of Lampung (Unila). The Academic Information System (Siakad) used by Unila, which has been operational for a long time, is not integrated with other applications such as finance, employee, and planning systems. This causes delays in gathering data when leaders or stakeholders request reports across the work unit.</w:t>
      </w:r>
    </w:p>
    <w:p w14:paraId="198B90FA" w14:textId="616F984A" w:rsidR="5BD77B0F" w:rsidRPr="00731442" w:rsidRDefault="5BD77B0F" w:rsidP="2BAA8972">
      <w:pPr>
        <w:spacing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rPr>
        <w:t>Figure x shows the enterprise architect that was proposed to Unila. According to the study, the IT unit should be in charge of centralizing infrastructure management. In order to deliver a scalable, dependable, and flexible service, the unit must also implement security rules, data management and distributed system services and run the Disaster Recovery Center.</w:t>
      </w:r>
    </w:p>
    <w:p w14:paraId="63780EE9" w14:textId="2DF59D59" w:rsidR="5BD77B0F" w:rsidRPr="00731442" w:rsidRDefault="5BD77B0F" w:rsidP="2BAA8972">
      <w:pPr>
        <w:spacing w:line="360" w:lineRule="auto"/>
        <w:jc w:val="center"/>
        <w:rPr>
          <w:rFonts w:ascii="Times New Roman" w:hAnsi="Times New Roman" w:cs="Times New Roman"/>
        </w:rPr>
      </w:pPr>
      <w:r w:rsidRPr="00731442">
        <w:rPr>
          <w:rFonts w:ascii="Times New Roman" w:hAnsi="Times New Roman" w:cs="Times New Roman"/>
          <w:noProof/>
        </w:rPr>
        <w:lastRenderedPageBreak/>
        <w:drawing>
          <wp:inline distT="0" distB="0" distL="0" distR="0" wp14:anchorId="01160F76" wp14:editId="61C71308">
            <wp:extent cx="5172182" cy="6100522"/>
            <wp:effectExtent l="0" t="0" r="0" b="0"/>
            <wp:docPr id="1048447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7837" name="Picture 1048447837"/>
                    <pic:cNvPicPr/>
                  </pic:nvPicPr>
                  <pic:blipFill>
                    <a:blip r:embed="rId13">
                      <a:extLst>
                        <a:ext uri="{28A0092B-C50C-407E-A947-70E740481C1C}">
                          <a14:useLocalDpi xmlns:a14="http://schemas.microsoft.com/office/drawing/2010/main"/>
                        </a:ext>
                      </a:extLst>
                    </a:blip>
                    <a:stretch>
                      <a:fillRect/>
                    </a:stretch>
                  </pic:blipFill>
                  <pic:spPr>
                    <a:xfrm>
                      <a:off x="0" y="0"/>
                      <a:ext cx="5172182" cy="6100522"/>
                    </a:xfrm>
                    <a:prstGeom prst="rect">
                      <a:avLst/>
                    </a:prstGeom>
                  </pic:spPr>
                </pic:pic>
              </a:graphicData>
            </a:graphic>
          </wp:inline>
        </w:drawing>
      </w:r>
    </w:p>
    <w:p w14:paraId="2FFF140E" w14:textId="1E7C22B3" w:rsidR="3B10210F" w:rsidRPr="00731442" w:rsidRDefault="3B10210F" w:rsidP="2BAA8972">
      <w:pPr>
        <w:spacing w:line="360" w:lineRule="auto"/>
        <w:jc w:val="center"/>
        <w:rPr>
          <w:rFonts w:ascii="Times New Roman" w:eastAsia="Times New Roman" w:hAnsi="Times New Roman" w:cs="Times New Roman"/>
          <w:i/>
          <w:iCs/>
          <w:color w:val="000000" w:themeColor="text1"/>
        </w:rPr>
      </w:pPr>
      <w:r w:rsidRPr="00731442">
        <w:rPr>
          <w:rFonts w:ascii="Times New Roman" w:eastAsia="Times New Roman" w:hAnsi="Times New Roman" w:cs="Times New Roman"/>
          <w:b/>
          <w:bCs/>
          <w:i/>
          <w:iCs/>
          <w:color w:val="000000" w:themeColor="text1"/>
        </w:rPr>
        <w:t>Figure x</w:t>
      </w:r>
      <w:r w:rsidRPr="00731442">
        <w:rPr>
          <w:rFonts w:ascii="Times New Roman" w:eastAsia="Times New Roman" w:hAnsi="Times New Roman" w:cs="Times New Roman"/>
          <w:i/>
          <w:iCs/>
          <w:color w:val="000000" w:themeColor="text1"/>
        </w:rPr>
        <w:t xml:space="preserve">: Enterprise Architecture </w:t>
      </w:r>
      <w:r w:rsidR="155E001A" w:rsidRPr="00731442">
        <w:rPr>
          <w:rFonts w:ascii="Times New Roman" w:eastAsia="Times New Roman" w:hAnsi="Times New Roman" w:cs="Times New Roman"/>
          <w:i/>
          <w:iCs/>
          <w:color w:val="000000" w:themeColor="text1"/>
        </w:rPr>
        <w:t>proposed</w:t>
      </w:r>
      <w:r w:rsidRPr="00731442">
        <w:rPr>
          <w:rFonts w:ascii="Times New Roman" w:eastAsia="Times New Roman" w:hAnsi="Times New Roman" w:cs="Times New Roman"/>
          <w:i/>
          <w:iCs/>
          <w:color w:val="000000" w:themeColor="text1"/>
        </w:rPr>
        <w:t xml:space="preserve"> to Unila</w:t>
      </w:r>
      <w:r w:rsidR="441AF318" w:rsidRPr="00731442">
        <w:rPr>
          <w:rFonts w:ascii="Times New Roman" w:eastAsia="Times New Roman" w:hAnsi="Times New Roman" w:cs="Times New Roman"/>
          <w:i/>
          <w:iCs/>
          <w:color w:val="000000" w:themeColor="text1"/>
        </w:rPr>
        <w:t>. (</w:t>
      </w:r>
      <w:r w:rsidRPr="00731442">
        <w:rPr>
          <w:rFonts w:ascii="Times New Roman" w:eastAsia="Times New Roman" w:hAnsi="Times New Roman" w:cs="Times New Roman"/>
          <w:i/>
          <w:iCs/>
          <w:color w:val="000000" w:themeColor="text1"/>
        </w:rPr>
        <w:t xml:space="preserve">Nama </w:t>
      </w:r>
      <w:r w:rsidR="2EC708A6" w:rsidRPr="00731442">
        <w:rPr>
          <w:rFonts w:ascii="Times New Roman" w:eastAsia="Times New Roman" w:hAnsi="Times New Roman" w:cs="Times New Roman"/>
          <w:i/>
          <w:iCs/>
          <w:color w:val="000000" w:themeColor="text1"/>
        </w:rPr>
        <w:t xml:space="preserve">&amp; </w:t>
      </w:r>
      <w:r w:rsidRPr="00731442">
        <w:rPr>
          <w:rFonts w:ascii="Times New Roman" w:eastAsia="Times New Roman" w:hAnsi="Times New Roman" w:cs="Times New Roman"/>
          <w:i/>
          <w:iCs/>
          <w:color w:val="000000" w:themeColor="text1"/>
        </w:rPr>
        <w:t>Kurniawan</w:t>
      </w:r>
      <w:r w:rsidR="52E444B2" w:rsidRPr="00731442">
        <w:rPr>
          <w:rFonts w:ascii="Times New Roman" w:eastAsia="Times New Roman" w:hAnsi="Times New Roman" w:cs="Times New Roman"/>
          <w:i/>
          <w:iCs/>
          <w:color w:val="000000" w:themeColor="text1"/>
        </w:rPr>
        <w:t>, 2023)</w:t>
      </w:r>
    </w:p>
    <w:p w14:paraId="2912D415" w14:textId="454AD0C4" w:rsidR="009E4F4E" w:rsidRPr="00731442" w:rsidRDefault="7ECD2BD7" w:rsidP="2BAA8972">
      <w:pPr>
        <w:pStyle w:val="Heading3"/>
        <w:rPr>
          <w:rFonts w:ascii="Times New Roman" w:eastAsia="Times New Roman" w:hAnsi="Times New Roman" w:cs="Times New Roman"/>
          <w:b/>
          <w:bCs/>
          <w:color w:val="0E2841" w:themeColor="text2"/>
          <w:sz w:val="24"/>
          <w:szCs w:val="24"/>
          <w:lang w:val="en-MY"/>
        </w:rPr>
      </w:pPr>
      <w:bookmarkStart w:id="38" w:name="_Toc1149002040"/>
      <w:r w:rsidRPr="00731442">
        <w:rPr>
          <w:rFonts w:ascii="Times New Roman" w:eastAsia="Times New Roman" w:hAnsi="Times New Roman" w:cs="Times New Roman"/>
          <w:b/>
          <w:bCs/>
          <w:color w:val="0E2841" w:themeColor="text2"/>
          <w:sz w:val="24"/>
          <w:szCs w:val="24"/>
          <w:lang w:val="en-MY"/>
        </w:rPr>
        <w:lastRenderedPageBreak/>
        <w:t xml:space="preserve">2.2.2 </w:t>
      </w:r>
      <w:r w:rsidR="51E0A811" w:rsidRPr="00731442">
        <w:rPr>
          <w:rFonts w:ascii="Times New Roman" w:eastAsia="Times New Roman" w:hAnsi="Times New Roman" w:cs="Times New Roman"/>
          <w:b/>
          <w:bCs/>
          <w:color w:val="0E2841" w:themeColor="text2"/>
          <w:sz w:val="24"/>
          <w:szCs w:val="24"/>
          <w:lang w:val="en-MY"/>
        </w:rPr>
        <w:t>NATIONAL UNIVERSITY SOUTH JAKARTA</w:t>
      </w:r>
      <w:bookmarkEnd w:id="38"/>
    </w:p>
    <w:p w14:paraId="358E9150" w14:textId="72955989" w:rsidR="009E4F4E" w:rsidRPr="00731442" w:rsidRDefault="51E0A811" w:rsidP="2BAA8972">
      <w:pPr>
        <w:keepNext/>
        <w:keepLines/>
        <w:spacing w:before="160" w:after="80" w:line="360" w:lineRule="auto"/>
        <w:jc w:val="both"/>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 xml:space="preserve">Another study by </w:t>
      </w:r>
      <w:commentRangeStart w:id="39"/>
      <w:r w:rsidRPr="00731442">
        <w:rPr>
          <w:rFonts w:ascii="Times New Roman" w:eastAsia="Times New Roman" w:hAnsi="Times New Roman" w:cs="Times New Roman"/>
          <w:color w:val="000000" w:themeColor="text1"/>
          <w:lang w:val="en-MY"/>
        </w:rPr>
        <w:t>Hidarto (2023)</w:t>
      </w:r>
      <w:commentRangeEnd w:id="39"/>
      <w:r w:rsidR="0011163A" w:rsidRPr="00731442">
        <w:rPr>
          <w:rStyle w:val="CommentReference"/>
          <w:rFonts w:ascii="Times New Roman" w:eastAsia="Times New Roman" w:hAnsi="Times New Roman" w:cs="Times New Roman"/>
          <w:color w:val="000000" w:themeColor="text1"/>
          <w:sz w:val="24"/>
          <w:szCs w:val="24"/>
          <w:lang w:val="en-MY"/>
        </w:rPr>
        <w:commentReference w:id="39"/>
      </w:r>
      <w:r w:rsidRPr="00731442">
        <w:rPr>
          <w:rFonts w:ascii="Times New Roman" w:eastAsia="Times New Roman" w:hAnsi="Times New Roman" w:cs="Times New Roman"/>
          <w:color w:val="000000" w:themeColor="text1"/>
          <w:lang w:val="en-MY"/>
        </w:rPr>
        <w:t xml:space="preserve"> investigates the importance of EA in enabling digital transformation of the management systems in universities. The paper uses The Open Group Architecture Framework (TOGAF) framework as its research method, as it provides a methodical framework for the development, organization, execution, and oversight of enterprise information technology architecture. The paper defined digital transformation as the migration from manual processes to using application systems that can automate those processes, as universities often face problems such as human errors and slow information flow and data retrieval from manual processes. The paper also highlights opportunities using application systems such as access to advanced technologies, artificial intelligence (AI), big data analytics, and the Internet of Things (IoT) that can increase effectiveness in operation, boost the process of teaching and use resources efficiently.</w:t>
      </w:r>
    </w:p>
    <w:p w14:paraId="11DDE569" w14:textId="31DC55A3" w:rsidR="009E4F4E" w:rsidRPr="00731442" w:rsidRDefault="51E0A811" w:rsidP="2BAA8972">
      <w:pPr>
        <w:keepNext/>
        <w:keepLines/>
        <w:spacing w:before="160" w:after="80" w:line="360" w:lineRule="auto"/>
        <w:jc w:val="both"/>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 xml:space="preserve">Figure x shows the enterprise architecture described by the paper. The Integration Services establishes a connection to multiple sources, allowing data integration from external systems using API. The portal is a central interface through which teachers, staff, and students can combine their access to information and university resources. Data &amp; Analytics </w:t>
      </w:r>
      <w:r w:rsidR="3DE6EFF7" w:rsidRPr="00731442">
        <w:rPr>
          <w:rFonts w:ascii="Times New Roman" w:eastAsia="Times New Roman" w:hAnsi="Times New Roman" w:cs="Times New Roman"/>
          <w:color w:val="000000" w:themeColor="text1"/>
          <w:lang w:val="en-MY"/>
        </w:rPr>
        <w:t>oversees</w:t>
      </w:r>
      <w:r w:rsidRPr="00731442">
        <w:rPr>
          <w:rFonts w:ascii="Times New Roman" w:eastAsia="Times New Roman" w:hAnsi="Times New Roman" w:cs="Times New Roman"/>
          <w:color w:val="000000" w:themeColor="text1"/>
          <w:lang w:val="en-MY"/>
        </w:rPr>
        <w:t xml:space="preserve"> collecting, </w:t>
      </w:r>
      <w:r w:rsidR="0D972190" w:rsidRPr="00731442">
        <w:rPr>
          <w:rFonts w:ascii="Times New Roman" w:eastAsia="Times New Roman" w:hAnsi="Times New Roman" w:cs="Times New Roman"/>
          <w:color w:val="000000" w:themeColor="text1"/>
          <w:lang w:val="en-MY"/>
        </w:rPr>
        <w:t>analysing</w:t>
      </w:r>
      <w:r w:rsidRPr="00731442">
        <w:rPr>
          <w:rFonts w:ascii="Times New Roman" w:eastAsia="Times New Roman" w:hAnsi="Times New Roman" w:cs="Times New Roman"/>
          <w:color w:val="000000" w:themeColor="text1"/>
          <w:lang w:val="en-MY"/>
        </w:rPr>
        <w:t>, and using data to better decision-making, while the Back-Office systems manage the internal operations of the university.</w:t>
      </w:r>
    </w:p>
    <w:p w14:paraId="654AE433" w14:textId="4D8F9D69" w:rsidR="009E4F4E" w:rsidRPr="00731442" w:rsidRDefault="51E0A811" w:rsidP="2BAA8972">
      <w:pPr>
        <w:keepNext/>
        <w:keepLines/>
        <w:spacing w:before="160" w:after="80" w:line="360" w:lineRule="auto"/>
        <w:jc w:val="center"/>
        <w:rPr>
          <w:rFonts w:ascii="Times New Roman" w:hAnsi="Times New Roman" w:cs="Times New Roman"/>
        </w:rPr>
      </w:pPr>
      <w:r w:rsidRPr="00731442">
        <w:rPr>
          <w:rFonts w:ascii="Times New Roman" w:hAnsi="Times New Roman" w:cs="Times New Roman"/>
          <w:noProof/>
        </w:rPr>
        <w:drawing>
          <wp:inline distT="0" distB="0" distL="0" distR="0" wp14:anchorId="42BC4CFA" wp14:editId="769556ED">
            <wp:extent cx="4531723" cy="2636242"/>
            <wp:effectExtent l="0" t="0" r="0" b="0"/>
            <wp:docPr id="109925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845" name="Picture 109925845"/>
                    <pic:cNvPicPr/>
                  </pic:nvPicPr>
                  <pic:blipFill>
                    <a:blip r:embed="rId14">
                      <a:extLst>
                        <a:ext uri="{28A0092B-C50C-407E-A947-70E740481C1C}">
                          <a14:useLocalDpi xmlns:a14="http://schemas.microsoft.com/office/drawing/2010/main"/>
                        </a:ext>
                      </a:extLst>
                    </a:blip>
                    <a:stretch>
                      <a:fillRect/>
                    </a:stretch>
                  </pic:blipFill>
                  <pic:spPr>
                    <a:xfrm>
                      <a:off x="0" y="0"/>
                      <a:ext cx="4531723" cy="2636242"/>
                    </a:xfrm>
                    <a:prstGeom prst="rect">
                      <a:avLst/>
                    </a:prstGeom>
                  </pic:spPr>
                </pic:pic>
              </a:graphicData>
            </a:graphic>
          </wp:inline>
        </w:drawing>
      </w:r>
    </w:p>
    <w:p w14:paraId="603FE712" w14:textId="1BDCA36A" w:rsidR="009E4F4E" w:rsidRPr="00731442" w:rsidRDefault="51E0A811" w:rsidP="2BAA8972">
      <w:pPr>
        <w:keepNext/>
        <w:keepLines/>
        <w:spacing w:before="160" w:after="80" w:line="360" w:lineRule="auto"/>
        <w:jc w:val="center"/>
        <w:rPr>
          <w:rFonts w:ascii="Times New Roman" w:eastAsia="Times New Roman" w:hAnsi="Times New Roman" w:cs="Times New Roman"/>
        </w:rPr>
      </w:pPr>
      <w:r w:rsidRPr="00731442">
        <w:rPr>
          <w:rFonts w:ascii="Times New Roman" w:eastAsia="Times New Roman" w:hAnsi="Times New Roman" w:cs="Times New Roman"/>
          <w:b/>
          <w:bCs/>
          <w:i/>
          <w:iCs/>
          <w:color w:val="000000" w:themeColor="text1"/>
        </w:rPr>
        <w:t>Figure x</w:t>
      </w:r>
      <w:r w:rsidRPr="00731442">
        <w:rPr>
          <w:rFonts w:ascii="Times New Roman" w:eastAsia="Times New Roman" w:hAnsi="Times New Roman" w:cs="Times New Roman"/>
          <w:i/>
          <w:iCs/>
          <w:color w:val="000000" w:themeColor="text1"/>
        </w:rPr>
        <w:t xml:space="preserve">: </w:t>
      </w:r>
      <w:r w:rsidR="1914DD00" w:rsidRPr="00731442">
        <w:rPr>
          <w:rFonts w:ascii="Times New Roman" w:eastAsia="Times New Roman" w:hAnsi="Times New Roman" w:cs="Times New Roman"/>
          <w:i/>
          <w:iCs/>
          <w:color w:val="000000" w:themeColor="text1"/>
        </w:rPr>
        <w:t>Enterprise Architecture by Hidarto. Hidarto (2023)</w:t>
      </w:r>
    </w:p>
    <w:p w14:paraId="5BDC08FA" w14:textId="0BC140D6" w:rsidR="009E4F4E" w:rsidRPr="00731442" w:rsidRDefault="0011163A" w:rsidP="2BAA8972">
      <w:pPr>
        <w:keepNext/>
        <w:keepLines/>
        <w:spacing w:before="160" w:after="80" w:line="360" w:lineRule="auto"/>
        <w:rPr>
          <w:rFonts w:ascii="Times New Roman" w:hAnsi="Times New Roman" w:cs="Times New Roman"/>
        </w:rPr>
      </w:pPr>
      <w:r w:rsidRPr="00731442">
        <w:rPr>
          <w:rFonts w:ascii="Times New Roman" w:hAnsi="Times New Roman" w:cs="Times New Roman"/>
        </w:rPr>
        <w:lastRenderedPageBreak/>
        <w:br w:type="page"/>
      </w:r>
    </w:p>
    <w:p w14:paraId="169F9C3F" w14:textId="73DB7472" w:rsidR="009E4F4E" w:rsidRPr="00731442" w:rsidRDefault="0BA5A4CB" w:rsidP="2BAA8972">
      <w:pPr>
        <w:pStyle w:val="Heading2"/>
        <w:spacing w:line="360" w:lineRule="auto"/>
        <w:jc w:val="both"/>
        <w:rPr>
          <w:rFonts w:ascii="Times New Roman" w:eastAsia="Times New Roman" w:hAnsi="Times New Roman" w:cs="Times New Roman"/>
          <w:b/>
          <w:bCs/>
          <w:sz w:val="24"/>
          <w:szCs w:val="24"/>
          <w:lang w:val="en-MY"/>
        </w:rPr>
      </w:pPr>
      <w:bookmarkStart w:id="40" w:name="_Toc1254156121"/>
      <w:r w:rsidRPr="00731442">
        <w:rPr>
          <w:rFonts w:ascii="Times New Roman" w:eastAsia="Times New Roman" w:hAnsi="Times New Roman" w:cs="Times New Roman"/>
          <w:b/>
          <w:bCs/>
          <w:sz w:val="24"/>
          <w:szCs w:val="24"/>
          <w:lang w:val="en-MY"/>
        </w:rPr>
        <w:lastRenderedPageBreak/>
        <w:t>2.3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RELATED SUB-SYSTEM</w:t>
      </w:r>
      <w:bookmarkEnd w:id="40"/>
    </w:p>
    <w:p w14:paraId="2D2E385D" w14:textId="04D1001B" w:rsidR="009E4F4E" w:rsidRPr="00731442" w:rsidRDefault="391AC3D3" w:rsidP="2BAA8972">
      <w:pPr>
        <w:spacing w:before="240" w:after="240"/>
        <w:jc w:val="both"/>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Research has been done to identify the subsystems used in university by analyzing them through the types of Enterprise Architecture methods and technologies. These studies look at the implementation and integration of systems like the Human Resources Management System (HRMS), Academic Information System (AIS)</w:t>
      </w:r>
      <w:r w:rsidR="422B4A53" w:rsidRPr="00731442">
        <w:rPr>
          <w:rFonts w:ascii="Times New Roman" w:eastAsia="Times New Roman" w:hAnsi="Times New Roman" w:cs="Times New Roman"/>
          <w:color w:val="000000" w:themeColor="text1"/>
          <w:lang w:val="en-MY"/>
        </w:rPr>
        <w:t>, Student Information &amp; Subject Registration System (SIS) and Learning Management System (LMS)</w:t>
      </w:r>
      <w:r w:rsidRPr="00731442">
        <w:rPr>
          <w:rFonts w:ascii="Times New Roman" w:eastAsia="Times New Roman" w:hAnsi="Times New Roman" w:cs="Times New Roman"/>
          <w:color w:val="000000" w:themeColor="text1"/>
          <w:lang w:val="en-MY"/>
        </w:rPr>
        <w:t xml:space="preserve"> </w:t>
      </w:r>
      <w:r w:rsidR="658CFDD1" w:rsidRPr="00731442">
        <w:rPr>
          <w:rFonts w:ascii="Times New Roman" w:eastAsia="Times New Roman" w:hAnsi="Times New Roman" w:cs="Times New Roman"/>
          <w:color w:val="000000" w:themeColor="text1"/>
          <w:lang w:val="en-MY"/>
        </w:rPr>
        <w:t xml:space="preserve">and Business Intelligence (BI) and Data </w:t>
      </w:r>
      <w:r w:rsidRPr="00731442">
        <w:rPr>
          <w:rFonts w:ascii="Times New Roman" w:eastAsia="Times New Roman" w:hAnsi="Times New Roman" w:cs="Times New Roman"/>
          <w:color w:val="000000" w:themeColor="text1"/>
          <w:lang w:val="en-MY"/>
        </w:rPr>
        <w:t>within EA frameworks to support coordinated processes, data consistency and higher education institutions’ operational and strategic goals.</w:t>
      </w:r>
    </w:p>
    <w:p w14:paraId="37B39C7C" w14:textId="69D78256" w:rsidR="009E4F4E" w:rsidRPr="00731442" w:rsidRDefault="009E4F4E" w:rsidP="2BAA8972">
      <w:pPr>
        <w:spacing w:before="240" w:after="240"/>
        <w:jc w:val="both"/>
        <w:rPr>
          <w:rFonts w:ascii="Times New Roman" w:eastAsia="Times New Roman" w:hAnsi="Times New Roman" w:cs="Times New Roman"/>
          <w:color w:val="000000" w:themeColor="text1"/>
          <w:lang w:val="en-MY"/>
        </w:rPr>
      </w:pPr>
    </w:p>
    <w:p w14:paraId="28E465AE" w14:textId="5FA52AAB" w:rsidR="009E4F4E" w:rsidRPr="00731442" w:rsidRDefault="391AC3D3" w:rsidP="2BAA8972">
      <w:pPr>
        <w:pStyle w:val="Heading3"/>
        <w:rPr>
          <w:rFonts w:ascii="Times New Roman" w:eastAsia="Times New Roman" w:hAnsi="Times New Roman" w:cs="Times New Roman"/>
          <w:b/>
          <w:bCs/>
          <w:color w:val="auto"/>
          <w:sz w:val="24"/>
          <w:szCs w:val="24"/>
          <w:lang w:val="en-MY"/>
        </w:rPr>
      </w:pPr>
      <w:bookmarkStart w:id="41" w:name="_Toc364516965"/>
      <w:r w:rsidRPr="00731442">
        <w:rPr>
          <w:rFonts w:ascii="Times New Roman" w:eastAsia="Times New Roman" w:hAnsi="Times New Roman" w:cs="Times New Roman"/>
          <w:b/>
          <w:bCs/>
          <w:color w:val="auto"/>
          <w:sz w:val="24"/>
          <w:szCs w:val="24"/>
          <w:lang w:val="en-MY"/>
        </w:rPr>
        <w:t>2.3.1 Human Resources Management System (HRMS)</w:t>
      </w:r>
      <w:bookmarkEnd w:id="41"/>
    </w:p>
    <w:p w14:paraId="66B025EA" w14:textId="150A4B79" w:rsidR="009E4F4E" w:rsidRPr="00731442" w:rsidRDefault="391AC3D3" w:rsidP="2BAA8972">
      <w:pPr>
        <w:spacing w:after="0"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lang w:val="en-MY"/>
        </w:rPr>
        <w:t>An HRMS is a system that combines information technology and human resources management (HRM) to automate and support HR procedures. For instance, it manages payroll, training, performance reviews, resignations, resume (applicant), employee details and attendance. The goal is to increase operational efficiency in HR departments, decrease manual work and make data access more dependable and simpler (Navaz et. al, 2013).</w:t>
      </w:r>
    </w:p>
    <w:p w14:paraId="07349C00" w14:textId="61EB9E73" w:rsidR="009E4F4E" w:rsidRPr="00731442" w:rsidRDefault="009E4F4E" w:rsidP="2BAA8972">
      <w:pPr>
        <w:spacing w:line="360" w:lineRule="auto"/>
        <w:jc w:val="both"/>
        <w:rPr>
          <w:rFonts w:ascii="Times New Roman" w:hAnsi="Times New Roman" w:cs="Times New Roman"/>
        </w:rPr>
      </w:pPr>
    </w:p>
    <w:p w14:paraId="57B083E9" w14:textId="5B466526" w:rsidR="009E4F4E" w:rsidRPr="00731442" w:rsidRDefault="391AC3D3" w:rsidP="2BAA8972">
      <w:pPr>
        <w:spacing w:after="0"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lang w:val="en-MY"/>
        </w:rPr>
        <w:t>According to Sikarwa, 2018, the primary goal of HRMS is to guarantee that the organization’s strategic goals can be met and the universities’ needs can be satisfied in terms of both quantity and quality. The method used from the study is the Open Group Architecture Framework (TOGAF) 9.1 where it stated at preliminary phase; in addition to managing the standard data sources in universities like payroll, employee attendance, hiring and leave, HRMS also handles the demands of promotion management, period payment increase analysis, reward and punishment management and staff education. In particular, HRMS in universities mainly covers these functional areas including payroll management, human resources management, institutional management, civil service management, education and training management, performance management and function management. Furthermore, universities have a HRMS integrated system design that can be integrated with current systems so that its HRMS architecture may supply information required by end users as well as the business needs of universities in managing human resources.</w:t>
      </w:r>
    </w:p>
    <w:p w14:paraId="0696D38C" w14:textId="658F8F70" w:rsidR="009E4F4E" w:rsidRPr="00731442" w:rsidRDefault="009E4F4E" w:rsidP="2BAA8972">
      <w:pPr>
        <w:spacing w:line="360" w:lineRule="auto"/>
        <w:jc w:val="both"/>
        <w:rPr>
          <w:rFonts w:ascii="Times New Roman" w:hAnsi="Times New Roman" w:cs="Times New Roman"/>
        </w:rPr>
      </w:pPr>
    </w:p>
    <w:p w14:paraId="6D308779" w14:textId="2B1C67B9" w:rsidR="009E4F4E" w:rsidRPr="00731442" w:rsidRDefault="391AC3D3" w:rsidP="2BAA8972">
      <w:pPr>
        <w:pStyle w:val="Heading3"/>
        <w:rPr>
          <w:rFonts w:ascii="Times New Roman" w:eastAsia="Times New Roman" w:hAnsi="Times New Roman" w:cs="Times New Roman"/>
          <w:b/>
          <w:bCs/>
          <w:color w:val="auto"/>
          <w:sz w:val="24"/>
          <w:szCs w:val="24"/>
          <w:lang w:val="en-MY"/>
        </w:rPr>
      </w:pPr>
      <w:bookmarkStart w:id="42" w:name="_Toc2146246543"/>
      <w:r w:rsidRPr="00731442">
        <w:rPr>
          <w:rFonts w:ascii="Times New Roman" w:eastAsia="Times New Roman" w:hAnsi="Times New Roman" w:cs="Times New Roman"/>
          <w:b/>
          <w:bCs/>
          <w:color w:val="auto"/>
          <w:sz w:val="24"/>
          <w:szCs w:val="24"/>
          <w:lang w:val="en-MY"/>
        </w:rPr>
        <w:lastRenderedPageBreak/>
        <w:t>2.3.2 Academic Information System (AIS)</w:t>
      </w:r>
      <w:bookmarkEnd w:id="42"/>
    </w:p>
    <w:p w14:paraId="34F52E1D" w14:textId="56DB9FF9" w:rsidR="009E4F4E" w:rsidRPr="00731442" w:rsidRDefault="391AC3D3" w:rsidP="2BAA8972">
      <w:pPr>
        <w:spacing w:after="0" w:line="360" w:lineRule="auto"/>
        <w:jc w:val="both"/>
        <w:rPr>
          <w:rFonts w:ascii="Times New Roman" w:hAnsi="Times New Roman" w:cs="Times New Roman"/>
        </w:rPr>
      </w:pPr>
      <w:r w:rsidRPr="00731442">
        <w:rPr>
          <w:rFonts w:ascii="Times New Roman" w:eastAsia="Times New Roman" w:hAnsi="Times New Roman" w:cs="Times New Roman"/>
          <w:color w:val="000000" w:themeColor="text1"/>
          <w:lang w:val="en-MY"/>
        </w:rPr>
        <w:t>A university’s Academic Information System (AIS) is a software program that keeps track of all academic data including timetables, grades, courses and student information. Students can access their transcripts, study result cards and academic information online while administrators can effectively manage student records, enter grades, manage courses and create reports. It replaces manual, paper-based procedures, saves time, minimizes mistakes and improves staff and student access to academic management (Manuhutu et. al, 2018).</w:t>
      </w:r>
    </w:p>
    <w:p w14:paraId="0FE45E5E" w14:textId="2A2EC6E6" w:rsidR="009E4F4E" w:rsidRPr="00731442" w:rsidRDefault="009E4F4E" w:rsidP="2BAA8972">
      <w:pPr>
        <w:spacing w:line="360" w:lineRule="auto"/>
        <w:jc w:val="both"/>
        <w:rPr>
          <w:rFonts w:ascii="Times New Roman" w:hAnsi="Times New Roman" w:cs="Times New Roman"/>
        </w:rPr>
      </w:pPr>
    </w:p>
    <w:p w14:paraId="3CA8C175" w14:textId="44D9FDAA" w:rsidR="009E4F4E" w:rsidRPr="00731442" w:rsidRDefault="391AC3D3" w:rsidP="2BAA8972">
      <w:pPr>
        <w:spacing w:after="0" w:line="360" w:lineRule="auto"/>
        <w:jc w:val="both"/>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According to Astri and Gaol, 2013, the academic information system manages the school’s academic processes from new student entrance to graduation ceremonies. In the study, this system performs essential functions such as managing admission test results, scheduling, curriculum, grade management, student administration and academic report applications. The study uses the Enterprise Architecture Planning (EAP) methodology to connect technology, data and apps across the systems. Hence, better administration, coordination and long-term system planning are made possible by the school’s ability to create a comprehensive blueprint through EAP that synchronizes its academic information systems with an integrated enterprise-level architecture.</w:t>
      </w:r>
    </w:p>
    <w:p w14:paraId="4A4F4455" w14:textId="4962D36A" w:rsidR="009E4F4E" w:rsidRPr="00731442" w:rsidRDefault="009E4F4E" w:rsidP="2BAA8972">
      <w:pPr>
        <w:spacing w:after="0" w:line="360" w:lineRule="auto"/>
        <w:jc w:val="both"/>
        <w:rPr>
          <w:rFonts w:ascii="Times New Roman" w:eastAsia="Times New Roman" w:hAnsi="Times New Roman" w:cs="Times New Roman"/>
          <w:color w:val="000000" w:themeColor="text1"/>
          <w:lang w:val="en-MY"/>
        </w:rPr>
      </w:pPr>
    </w:p>
    <w:p w14:paraId="6C99CE5F" w14:textId="2CCCD8FE" w:rsidR="009E4F4E" w:rsidRPr="00731442" w:rsidRDefault="3BC98C56" w:rsidP="2BAA8972">
      <w:pPr>
        <w:spacing w:before="240" w:after="240"/>
        <w:jc w:val="both"/>
        <w:rPr>
          <w:rFonts w:ascii="Times New Roman" w:eastAsia="Times New Roman" w:hAnsi="Times New Roman" w:cs="Times New Roman"/>
          <w:color w:val="000000" w:themeColor="text1"/>
          <w:lang w:val="en-MY"/>
        </w:rPr>
      </w:pPr>
      <w:bookmarkStart w:id="43" w:name="_Toc58392720"/>
      <w:r w:rsidRPr="00731442">
        <w:rPr>
          <w:rFonts w:ascii="Times New Roman" w:eastAsia="Times New Roman" w:hAnsi="Times New Roman" w:cs="Times New Roman"/>
          <w:b/>
          <w:bCs/>
          <w:color w:val="000000" w:themeColor="text1"/>
          <w:lang w:val="en-MY"/>
        </w:rPr>
        <w:t>2.3.3 Student Information &amp; Subject Registration System (SIS) and Learning Management System (LMS)</w:t>
      </w:r>
      <w:bookmarkEnd w:id="43"/>
    </w:p>
    <w:p w14:paraId="1F719B90" w14:textId="3E14180D" w:rsidR="009E4F4E" w:rsidRPr="00731442" w:rsidRDefault="3BC98C56" w:rsidP="2BAA8972">
      <w:pPr>
        <w:spacing w:before="240" w:after="240"/>
        <w:jc w:val="both"/>
        <w:rPr>
          <w:rFonts w:ascii="Times New Roman" w:hAnsi="Times New Roman" w:cs="Times New Roman"/>
        </w:rPr>
      </w:pPr>
      <w:r w:rsidRPr="00731442">
        <w:rPr>
          <w:rFonts w:ascii="Times New Roman" w:eastAsia="Times New Roman" w:hAnsi="Times New Roman" w:cs="Times New Roman"/>
          <w:color w:val="000000" w:themeColor="text1"/>
          <w:lang w:val="en-MY"/>
        </w:rPr>
        <w:t>The Student Information System (SIS) and the Learning Management System (LMS) constitute the core technological foundation that supports both academic administration and instructional delivery within a university. In contemporary digital transformation initiatives these systems are expected to function not as isolated components but as fully integrated parts of a comprehensive University Management System (UMS) (Hindarto, 2023).</w:t>
      </w:r>
    </w:p>
    <w:p w14:paraId="38B835B9" w14:textId="151FF302" w:rsidR="009E4F4E" w:rsidRPr="00731442" w:rsidRDefault="3BC98C56" w:rsidP="2BAA8972">
      <w:pPr>
        <w:spacing w:before="240" w:after="240"/>
        <w:ind w:firstLine="720"/>
        <w:jc w:val="both"/>
        <w:rPr>
          <w:rFonts w:ascii="Times New Roman" w:hAnsi="Times New Roman" w:cs="Times New Roman"/>
        </w:rPr>
      </w:pPr>
      <w:r w:rsidRPr="00731442">
        <w:rPr>
          <w:rFonts w:ascii="Times New Roman" w:eastAsia="Times New Roman" w:hAnsi="Times New Roman" w:cs="Times New Roman"/>
          <w:color w:val="000000" w:themeColor="text1"/>
          <w:lang w:val="en-MY"/>
        </w:rPr>
        <w:t>The SIS is responsible for handling the complete lifecycle of student information. This includes initial registration, enrollment in subjects and the maintenance of academic records, and the management of graduation processes. Earlier forms of SIS frequently encountered issues such as fragmented datasets and duplicated entries which resulted in inconsistencies across institutional records (Lamey et al., 2023). To address these challenges many institutions, rely on EA frameworks that are often modelled on methodologies such as TOGAF. These frameworks enable the design of more coherent processes, unified databases, and stronger linkages to subsystems that include finance and scheduling (Metia et al., 2022).</w:t>
      </w:r>
    </w:p>
    <w:p w14:paraId="39722B9B" w14:textId="42FA7103" w:rsidR="009E4F4E" w:rsidRPr="00731442" w:rsidRDefault="3BC98C56" w:rsidP="2BAA8972">
      <w:pPr>
        <w:spacing w:before="240" w:after="240"/>
        <w:ind w:firstLine="720"/>
        <w:jc w:val="both"/>
        <w:rPr>
          <w:rFonts w:ascii="Times New Roman" w:hAnsi="Times New Roman" w:cs="Times New Roman"/>
        </w:rPr>
      </w:pPr>
      <w:r w:rsidRPr="00731442">
        <w:rPr>
          <w:rFonts w:ascii="Times New Roman" w:eastAsia="Times New Roman" w:hAnsi="Times New Roman" w:cs="Times New Roman"/>
          <w:color w:val="000000" w:themeColor="text1"/>
          <w:lang w:val="en-MY"/>
        </w:rPr>
        <w:lastRenderedPageBreak/>
        <w:t xml:space="preserve">The LMS complements the SIS by managing instructional resources and assessments. Effective academic operations require that the LMS maintain seamless integration with the SIS to ensure the accurate synchronization of enrollment data and student performance records. Lamey </w:t>
      </w:r>
      <w:r w:rsidR="3DD74C92" w:rsidRPr="00731442">
        <w:rPr>
          <w:rFonts w:ascii="Times New Roman" w:eastAsia="Times New Roman" w:hAnsi="Times New Roman" w:cs="Times New Roman"/>
          <w:color w:val="000000" w:themeColor="text1"/>
          <w:lang w:val="en-MY"/>
        </w:rPr>
        <w:t>et al. (</w:t>
      </w:r>
      <w:r w:rsidRPr="00731442">
        <w:rPr>
          <w:rFonts w:ascii="Times New Roman" w:eastAsia="Times New Roman" w:hAnsi="Times New Roman" w:cs="Times New Roman"/>
          <w:color w:val="000000" w:themeColor="text1"/>
          <w:lang w:val="en-MY"/>
        </w:rPr>
        <w:t>2023) emphasize that the development of intelligent and integrated academic solutions depends on consistent and harmonized data shared across both systems. Case studies demonstrate that EA planning (Nama and Kurniawan, 2017) plays a central role in shaping the Application Architecture layers to support reliable academic data flows.</w:t>
      </w:r>
    </w:p>
    <w:p w14:paraId="41FDFE11" w14:textId="753D0C86" w:rsidR="52402609" w:rsidRPr="00731442" w:rsidRDefault="52402609" w:rsidP="2BAA8972">
      <w:pPr>
        <w:spacing w:before="240" w:after="240"/>
        <w:jc w:val="both"/>
        <w:rPr>
          <w:rFonts w:ascii="Times New Roman" w:eastAsia="Times New Roman" w:hAnsi="Times New Roman" w:cs="Times New Roman"/>
          <w:b/>
          <w:bCs/>
          <w:color w:val="000000" w:themeColor="text1"/>
          <w:lang w:val="en-MY"/>
        </w:rPr>
      </w:pPr>
      <w:bookmarkStart w:id="44" w:name="_Toc2026383707"/>
      <w:r w:rsidRPr="00731442">
        <w:rPr>
          <w:rFonts w:ascii="Times New Roman" w:eastAsia="Times New Roman" w:hAnsi="Times New Roman" w:cs="Times New Roman"/>
          <w:b/>
          <w:bCs/>
          <w:color w:val="000000" w:themeColor="text1"/>
          <w:lang w:val="en-MY"/>
        </w:rPr>
        <w:t>2.3.4 Business Intelligence (BI) and Data</w:t>
      </w:r>
      <w:bookmarkEnd w:id="44"/>
    </w:p>
    <w:p w14:paraId="14749425" w14:textId="7850654C" w:rsidR="52402609" w:rsidRPr="00731442" w:rsidRDefault="52402609" w:rsidP="2BAA8972">
      <w:pPr>
        <w:spacing w:before="240" w:after="240"/>
        <w:jc w:val="both"/>
        <w:rPr>
          <w:rFonts w:ascii="Times New Roman" w:hAnsi="Times New Roman" w:cs="Times New Roman"/>
        </w:rPr>
      </w:pPr>
      <w:r w:rsidRPr="00731442">
        <w:rPr>
          <w:rFonts w:ascii="Times New Roman" w:eastAsia="Times New Roman" w:hAnsi="Times New Roman" w:cs="Times New Roman"/>
          <w:color w:val="000000" w:themeColor="text1"/>
          <w:lang w:val="en-MY"/>
        </w:rPr>
        <w:t>The Business Intelligence (BI) and Data Subsystems represent the strategic dimension of Enterprise Architecture implementation. Its purpose is to transform institutional data into reliable insights that guide decision making, policy information, and overall governance. A central objective of EA within digital transformation initiatives is to advance universities toward a fully data driven operational environment (Hindarto, 2023).</w:t>
      </w:r>
    </w:p>
    <w:p w14:paraId="3C70DE18" w14:textId="02D691C7" w:rsidR="52402609" w:rsidRPr="00731442" w:rsidRDefault="52402609" w:rsidP="2BAA8972">
      <w:pPr>
        <w:spacing w:before="240" w:after="240"/>
        <w:ind w:firstLine="720"/>
        <w:jc w:val="both"/>
        <w:rPr>
          <w:rFonts w:ascii="Times New Roman" w:hAnsi="Times New Roman" w:cs="Times New Roman"/>
        </w:rPr>
      </w:pPr>
      <w:r w:rsidRPr="00731442">
        <w:rPr>
          <w:rFonts w:ascii="Times New Roman" w:eastAsia="Times New Roman" w:hAnsi="Times New Roman" w:cs="Times New Roman"/>
          <w:color w:val="000000" w:themeColor="text1"/>
          <w:lang w:val="en-MY"/>
        </w:rPr>
        <w:t>The effectiveness of any BI subsystem is determined by the strength of the Data Architecture established during the EA planning process. This stage involves the standardization of data definitions and the assurance of data quality throughout all primary source systems such as the SIS, HRMS, and FMS before these data are transferred into a centralized data warehouse (Meutia et al., 2022). Without rigorous data governance the outputs produced by BI platform risk becoming fragmented or unreliable.</w:t>
      </w:r>
    </w:p>
    <w:p w14:paraId="5D02486F" w14:textId="1F6D3B70" w:rsidR="52402609" w:rsidRPr="00731442" w:rsidRDefault="52402609" w:rsidP="2BAA8972">
      <w:pPr>
        <w:spacing w:before="240" w:after="240"/>
        <w:ind w:firstLine="720"/>
        <w:jc w:val="both"/>
        <w:rPr>
          <w:rFonts w:ascii="Times New Roman" w:hAnsi="Times New Roman" w:cs="Times New Roman"/>
        </w:rPr>
      </w:pPr>
      <w:r w:rsidRPr="00731442">
        <w:rPr>
          <w:rFonts w:ascii="Times New Roman" w:eastAsia="Times New Roman" w:hAnsi="Times New Roman" w:cs="Times New Roman"/>
          <w:color w:val="000000" w:themeColor="text1"/>
          <w:lang w:val="en-MY"/>
        </w:rPr>
        <w:t>According to Lamey et al. (2023) advanced analytical and intelligent institutional systems require a well-integrated and dependable data foundation. Such a foundation allows universities to perform tasks that include forecasting student retention, allocating resources efficiently, and monitoring institutional performance indicators. Consequently, the application of EA principles (Nama and Kurniawan, 2017) extends beyond merely connecting technological subsystems. It involves structuring the data environment in a way that supports meaningful strategic intelligence.</w:t>
      </w:r>
    </w:p>
    <w:p w14:paraId="16025E80" w14:textId="095ACA94"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45" w:name="_Toc560494453"/>
      <w:r w:rsidRPr="00731442">
        <w:rPr>
          <w:rFonts w:ascii="Times New Roman" w:eastAsia="Times New Roman" w:hAnsi="Times New Roman" w:cs="Times New Roman"/>
          <w:b/>
          <w:bCs/>
          <w:sz w:val="24"/>
          <w:szCs w:val="24"/>
          <w:lang w:val="en-MY"/>
        </w:rPr>
        <w:t>2.4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TECHNOLOGY USED</w:t>
      </w:r>
      <w:bookmarkEnd w:id="45"/>
    </w:p>
    <w:p w14:paraId="41EFF710" w14:textId="64452EC6" w:rsidR="009E4F4E" w:rsidRPr="00731442" w:rsidRDefault="4DD19BD4"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This section serves to describe and justify the key technological platforms, frameworks, and tools selected for the implementation of the enterprise system under study. This part highlights the infrastructure and digital solutions chosen for their relevance, effectiveness, or innovation, providing a clear rationale for why these technologies suit the </w:t>
      </w:r>
      <w:r w:rsidR="6E5EA7D6" w:rsidRPr="00731442">
        <w:rPr>
          <w:rFonts w:ascii="Times New Roman" w:eastAsia="Times New Roman" w:hAnsi="Times New Roman" w:cs="Times New Roman"/>
          <w:color w:val="000000" w:themeColor="text1"/>
        </w:rPr>
        <w:t>project's</w:t>
      </w:r>
      <w:r w:rsidRPr="00731442">
        <w:rPr>
          <w:rFonts w:ascii="Times New Roman" w:eastAsia="Times New Roman" w:hAnsi="Times New Roman" w:cs="Times New Roman"/>
          <w:color w:val="000000" w:themeColor="text1"/>
        </w:rPr>
        <w:t xml:space="preserve"> goals and context. In this case of university enterprise systems, this section explains how foundational technologies like SAP Business Technology Platform (BTP) support the digital transformation of campus services and </w:t>
      </w:r>
      <w:r w:rsidRPr="00731442">
        <w:rPr>
          <w:rFonts w:ascii="Times New Roman" w:eastAsia="Times New Roman" w:hAnsi="Times New Roman" w:cs="Times New Roman"/>
          <w:color w:val="000000" w:themeColor="text1"/>
        </w:rPr>
        <w:lastRenderedPageBreak/>
        <w:t xml:space="preserve">operations, allowing for centralized management, real time analytics, and seamless integration across diverse academic and administrative functions. </w:t>
      </w:r>
    </w:p>
    <w:p w14:paraId="3A2F7179" w14:textId="54215FAB" w:rsidR="009E4F4E" w:rsidRPr="00731442" w:rsidRDefault="4DD19BD4" w:rsidP="2BAA8972">
      <w:pPr>
        <w:pStyle w:val="Heading3"/>
        <w:rPr>
          <w:rFonts w:ascii="Times New Roman" w:eastAsia="Times New Roman" w:hAnsi="Times New Roman" w:cs="Times New Roman"/>
          <w:b/>
          <w:bCs/>
          <w:color w:val="auto"/>
          <w:sz w:val="24"/>
          <w:szCs w:val="24"/>
        </w:rPr>
      </w:pPr>
      <w:bookmarkStart w:id="46" w:name="_Toc160631575"/>
      <w:r w:rsidRPr="00731442">
        <w:rPr>
          <w:rFonts w:ascii="Times New Roman" w:eastAsia="Times New Roman" w:hAnsi="Times New Roman" w:cs="Times New Roman"/>
          <w:b/>
          <w:bCs/>
          <w:color w:val="auto"/>
          <w:sz w:val="24"/>
          <w:szCs w:val="24"/>
        </w:rPr>
        <w:t>2.4.1 King Abdullah University of Science and Technology (KAUST)</w:t>
      </w:r>
      <w:bookmarkEnd w:id="46"/>
    </w:p>
    <w:p w14:paraId="4D5FA97A" w14:textId="12A58CC4" w:rsidR="009E4F4E" w:rsidRPr="00731442" w:rsidRDefault="4DD19BD4"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The project uses the SAP Business Technology Platform as a central technological enabler, similar to the real-life implementation at King Abdullah University of Science and Technology. Building on SAP BTP, KAUST created an integrated digital platform called "KAUST Central," which consolidated the essential campus services-dining, transportation, security, payments, and communication-into one mobile and web application. The system is exemplary, depicting how SAP BTP can enable a university-wide digital transformation through scalable cloud services, intelligent integration, and user-centered design.</w:t>
      </w:r>
    </w:p>
    <w:p w14:paraId="3F5E6389" w14:textId="2EE1E4CC" w:rsidR="009E4F4E" w:rsidRPr="00731442" w:rsidRDefault="4DD19BD4"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Several SAP BTP components were leveraged for the KAUST project. SAP Mobile Services SDK was used to build native apps for iOS and Android, thus allowing real-time access to campus functions. SAP Analytics Cloud allowed data-driven decisions based on tracking student behavior and providing personalized content, while SAP Experience Management (Qualtrics) continuously gathered user feedback for refining campus services. Moreover, the SAP BTP cloud infrastructure enabled seamless integrations with legacy systems and third-party applications through standardized APIs, which is very important in a distributed university setting where various departments operate on different platforms.</w:t>
      </w:r>
    </w:p>
    <w:p w14:paraId="71160DC4" w14:textId="5E55D490" w:rsidR="009E4F4E" w:rsidRPr="00731442" w:rsidRDefault="4DD19BD4"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From an enterprise architecture perspective, with SAP BTP, KAUST has implemented a modular and flexible architecture scaling across departments while preserving centralized governance. Single sign-on simplified access to the system, while the cloud-native setup provided support for rapid updates and extensions, such as adding COVID-19 information features and smart city modules. Most impressively, the platform has managed to cut campus services' wait times from 10 minutes down to 40 seconds and allowed logistics, dining, and transport on campus to be coordinated through real-time dashboards and automated processes.</w:t>
      </w:r>
    </w:p>
    <w:p w14:paraId="3AE4B3C9" w14:textId="74EBF273" w:rsidR="009E4F4E" w:rsidRPr="00731442" w:rsidRDefault="4DD19BD4"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The use of SAP BTP at KAUST represents one way in which universities are moving beyond traditional ERP models toward a campus-as-a-platform model. It confirms SAP BTP as appropriate, future-ready technology for university enterprise systems, which supports digital innovation, integration, analytics, and smart campus ecosystems.</w:t>
      </w:r>
    </w:p>
    <w:p w14:paraId="35C8DBBD" w14:textId="727FFED9" w:rsidR="2BAA8972" w:rsidRPr="00731442" w:rsidRDefault="2BAA8972" w:rsidP="2BAA8972">
      <w:pPr>
        <w:spacing w:before="240" w:line="360" w:lineRule="auto"/>
        <w:jc w:val="both"/>
        <w:rPr>
          <w:rFonts w:ascii="Times New Roman" w:eastAsia="Times New Roman" w:hAnsi="Times New Roman" w:cs="Times New Roman"/>
          <w:color w:val="000000" w:themeColor="text1"/>
        </w:rPr>
      </w:pPr>
    </w:p>
    <w:p w14:paraId="4689C856" w14:textId="30A7ECAA"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47" w:name="_Toc830674282"/>
      <w:r w:rsidRPr="00731442">
        <w:rPr>
          <w:rFonts w:ascii="Times New Roman" w:eastAsia="Times New Roman" w:hAnsi="Times New Roman" w:cs="Times New Roman"/>
          <w:b/>
          <w:bCs/>
          <w:sz w:val="24"/>
          <w:szCs w:val="24"/>
          <w:lang w:val="en-MY"/>
        </w:rPr>
        <w:t>2.5</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SUMMARY</w:t>
      </w:r>
      <w:bookmarkEnd w:id="47"/>
    </w:p>
    <w:p w14:paraId="2F8EFD1D" w14:textId="4DA22B40" w:rsidR="427488D1" w:rsidRPr="00731442" w:rsidRDefault="427488D1" w:rsidP="2BAA8972">
      <w:pPr>
        <w:spacing w:before="240" w:after="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The literature review highlights the importance of Enterprise Architecture (EA) in helping universities to align their business procedures, data management, applications, and technology infrastructure to meet institutional goals and digital transformation. Previous studies show that universities often adopt EA frameworks such as TOGAF framework, but universities usually adjust the framework so that they could fit their own needs, especially when dealing with issues such as decentralized departments, out-dated systems, and diverse stakeholder needs. </w:t>
      </w:r>
    </w:p>
    <w:p w14:paraId="11431F1F" w14:textId="2211AF49" w:rsidR="427488D1" w:rsidRPr="00731442" w:rsidRDefault="427488D1" w:rsidP="2BAA8972">
      <w:pPr>
        <w:spacing w:before="240" w:after="240" w:line="360" w:lineRule="auto"/>
        <w:ind w:firstLine="720"/>
        <w:jc w:val="both"/>
        <w:rPr>
          <w:rFonts w:ascii="Times New Roman" w:eastAsia="Times New Roman" w:hAnsi="Times New Roman" w:cs="Times New Roman"/>
          <w:lang w:val="en-MY"/>
        </w:rPr>
      </w:pPr>
      <w:r w:rsidRPr="00731442">
        <w:rPr>
          <w:rFonts w:ascii="Times New Roman" w:eastAsia="Times New Roman" w:hAnsi="Times New Roman" w:cs="Times New Roman"/>
          <w:color w:val="000000" w:themeColor="text1"/>
          <w:lang w:val="en-MY"/>
        </w:rPr>
        <w:t xml:space="preserve">Case examples from University of Lampung demonstrate how EA can support better alignment between strategy and IT, improve data management, integrate applications, and set clear technology standards. Meanwhile, insights from the </w:t>
      </w:r>
      <w:r w:rsidR="465D592C" w:rsidRPr="00731442">
        <w:rPr>
          <w:rFonts w:ascii="Times New Roman" w:eastAsia="Times New Roman" w:hAnsi="Times New Roman" w:cs="Times New Roman"/>
          <w:color w:val="000000" w:themeColor="text1"/>
          <w:lang w:val="en-MY"/>
        </w:rPr>
        <w:t>National University South Jakarta</w:t>
      </w:r>
      <w:r w:rsidRPr="00731442">
        <w:rPr>
          <w:rFonts w:ascii="Times New Roman" w:eastAsia="Times New Roman" w:hAnsi="Times New Roman" w:cs="Times New Roman"/>
          <w:color w:val="000000" w:themeColor="text1"/>
          <w:lang w:val="en-MY"/>
        </w:rPr>
        <w:t xml:space="preserve"> emphasize that universities </w:t>
      </w:r>
      <w:r w:rsidR="74554782" w:rsidRPr="00731442">
        <w:rPr>
          <w:rFonts w:ascii="Times New Roman" w:eastAsia="Times New Roman" w:hAnsi="Times New Roman" w:cs="Times New Roman"/>
          <w:color w:val="000000" w:themeColor="text1"/>
          <w:lang w:val="en-MY"/>
        </w:rPr>
        <w:t xml:space="preserve">often </w:t>
      </w:r>
      <w:r w:rsidR="0A94BEA8" w:rsidRPr="00731442">
        <w:rPr>
          <w:rFonts w:ascii="Times New Roman" w:eastAsia="Times New Roman" w:hAnsi="Times New Roman" w:cs="Times New Roman"/>
          <w:color w:val="000000" w:themeColor="text1"/>
          <w:lang w:val="en-MY"/>
        </w:rPr>
        <w:t>change</w:t>
      </w:r>
      <w:r w:rsidR="74554782" w:rsidRPr="00731442">
        <w:rPr>
          <w:rFonts w:ascii="Times New Roman" w:eastAsia="Times New Roman" w:hAnsi="Times New Roman" w:cs="Times New Roman"/>
          <w:color w:val="000000" w:themeColor="text1"/>
          <w:lang w:val="en-MY"/>
        </w:rPr>
        <w:t xml:space="preserve"> from manual processes to digital transformation using application systems that can automate those processes.</w:t>
      </w:r>
    </w:p>
    <w:p w14:paraId="1652F0A0" w14:textId="6D31B88F" w:rsidR="427488D1" w:rsidRPr="00731442" w:rsidRDefault="427488D1" w:rsidP="2BAA8972">
      <w:pPr>
        <w:spacing w:before="240" w:after="240" w:line="360" w:lineRule="auto"/>
        <w:ind w:firstLine="720"/>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In addition, the review of key university sub-systems, including HRMS, AIS, SIS</w:t>
      </w:r>
      <w:r w:rsidR="5E5A3012" w:rsidRPr="00731442">
        <w:rPr>
          <w:rFonts w:ascii="Times New Roman" w:eastAsia="Times New Roman" w:hAnsi="Times New Roman" w:cs="Times New Roman"/>
          <w:color w:val="000000" w:themeColor="text1"/>
          <w:lang w:val="en-MY"/>
        </w:rPr>
        <w:t>, LMS, BI, and Data</w:t>
      </w:r>
      <w:r w:rsidRPr="00731442">
        <w:rPr>
          <w:rFonts w:ascii="Times New Roman" w:eastAsia="Times New Roman" w:hAnsi="Times New Roman" w:cs="Times New Roman"/>
          <w:color w:val="000000" w:themeColor="text1"/>
          <w:lang w:val="en-MY"/>
        </w:rPr>
        <w:t xml:space="preserve"> shows how EA helps universities ensure smooth data flow, reduce duplication, and design scalable systems. Furthermore, the use of technologies, such as SAP Business Technology Platform (BTP) as demonstrated by KAUST, further show how cloud-based platforms enable universities to deliver smart campus services and support long-term digital innovation. </w:t>
      </w:r>
    </w:p>
    <w:p w14:paraId="44C7591E" w14:textId="19177FE9" w:rsidR="427488D1" w:rsidRPr="00731442" w:rsidRDefault="427488D1" w:rsidP="2BAA8972">
      <w:pPr>
        <w:spacing w:before="240" w:after="240" w:line="360" w:lineRule="auto"/>
        <w:ind w:firstLine="720"/>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In conclusion, the literature establishes EA as a strong foundation for modern university enterprise systems, providing both strategic direction and technology integration to enhance overall institutional performance.</w:t>
      </w:r>
    </w:p>
    <w:p w14:paraId="7A0B31F1" w14:textId="0EFB38C3" w:rsidR="2BAA8972" w:rsidRPr="00731442" w:rsidRDefault="2BAA8972" w:rsidP="2BAA8972">
      <w:pPr>
        <w:keepNext/>
        <w:keepLines/>
        <w:rPr>
          <w:rFonts w:ascii="Times New Roman" w:hAnsi="Times New Roman" w:cs="Times New Roman"/>
          <w:lang w:val="en-MY"/>
        </w:rPr>
      </w:pPr>
    </w:p>
    <w:p w14:paraId="2CC811BB" w14:textId="14E211A8" w:rsidR="009E4F4E" w:rsidRPr="00731442" w:rsidRDefault="009E4F4E" w:rsidP="2BAA8972">
      <w:pPr>
        <w:pStyle w:val="Heading1"/>
        <w:jc w:val="both"/>
        <w:rPr>
          <w:rFonts w:ascii="Times New Roman" w:eastAsia="Times New Roman" w:hAnsi="Times New Roman" w:cs="Times New Roman"/>
          <w:color w:val="000000" w:themeColor="text1"/>
          <w:sz w:val="24"/>
          <w:szCs w:val="24"/>
        </w:rPr>
      </w:pPr>
    </w:p>
    <w:p w14:paraId="65026439" w14:textId="6322BA1A" w:rsidR="009E4F4E" w:rsidRPr="00731442" w:rsidRDefault="0011163A" w:rsidP="2BAA8972">
      <w:pPr>
        <w:rPr>
          <w:rFonts w:ascii="Times New Roman" w:hAnsi="Times New Roman" w:cs="Times New Roman"/>
        </w:rPr>
      </w:pPr>
      <w:r w:rsidRPr="00731442">
        <w:rPr>
          <w:rFonts w:ascii="Times New Roman" w:hAnsi="Times New Roman" w:cs="Times New Roman"/>
        </w:rPr>
        <w:br w:type="page"/>
      </w:r>
    </w:p>
    <w:p w14:paraId="77B537EA" w14:textId="0FE84D25" w:rsidR="009E4F4E" w:rsidRPr="00731442" w:rsidRDefault="0BA5A4CB" w:rsidP="2BAA8972">
      <w:pPr>
        <w:pStyle w:val="Heading1"/>
        <w:jc w:val="center"/>
        <w:rPr>
          <w:rFonts w:ascii="Times New Roman" w:eastAsia="Times New Roman" w:hAnsi="Times New Roman" w:cs="Times New Roman"/>
          <w:sz w:val="24"/>
          <w:szCs w:val="24"/>
        </w:rPr>
      </w:pPr>
      <w:bookmarkStart w:id="48" w:name="_Toc1759698406"/>
      <w:r w:rsidRPr="00731442">
        <w:rPr>
          <w:rFonts w:ascii="Times New Roman" w:eastAsia="Times New Roman" w:hAnsi="Times New Roman" w:cs="Times New Roman"/>
          <w:b/>
          <w:bCs/>
          <w:sz w:val="24"/>
          <w:szCs w:val="24"/>
          <w:lang w:val="en-MY"/>
        </w:rPr>
        <w:lastRenderedPageBreak/>
        <w:t>CHAPTER 3</w:t>
      </w:r>
      <w:bookmarkEnd w:id="48"/>
    </w:p>
    <w:p w14:paraId="14A7DCCC" w14:textId="3FD12849" w:rsidR="009E4F4E" w:rsidRPr="00731442" w:rsidRDefault="0BA5A4CB">
      <w:pPr>
        <w:spacing w:line="360" w:lineRule="auto"/>
        <w:jc w:val="center"/>
        <w:rPr>
          <w:rFonts w:ascii="Times New Roman" w:eastAsia="Times New Roman" w:hAnsi="Times New Roman" w:cs="Times New Roman"/>
          <w:color w:val="000000" w:themeColor="text1"/>
        </w:rPr>
        <w:pPrChange w:id="49"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METHODOLOGY</w:t>
      </w:r>
    </w:p>
    <w:p w14:paraId="467021CA" w14:textId="7CCCADE3"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482DCC9F" w14:textId="4343EA94"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50" w:name="_Toc1557479329"/>
      <w:r w:rsidRPr="00731442">
        <w:rPr>
          <w:rFonts w:ascii="Times New Roman" w:eastAsia="Times New Roman" w:hAnsi="Times New Roman" w:cs="Times New Roman"/>
          <w:b/>
          <w:bCs/>
          <w:sz w:val="24"/>
          <w:szCs w:val="24"/>
          <w:lang w:val="en-MY"/>
        </w:rPr>
        <w:t>3.1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INTRODUCTION</w:t>
      </w:r>
      <w:bookmarkEnd w:id="50"/>
    </w:p>
    <w:p w14:paraId="7D50A83B" w14:textId="47505D5B" w:rsidR="009E4F4E" w:rsidRPr="00731442" w:rsidRDefault="62214710" w:rsidP="2BAA8972">
      <w:pPr>
        <w:spacing w:line="360" w:lineRule="auto"/>
        <w:jc w:val="both"/>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color w:val="000000" w:themeColor="text1"/>
        </w:rPr>
        <w:t xml:space="preserve">This </w:t>
      </w:r>
      <w:r w:rsidR="4EE81579" w:rsidRPr="00731442">
        <w:rPr>
          <w:rFonts w:ascii="Times New Roman" w:eastAsia="Times New Roman" w:hAnsi="Times New Roman" w:cs="Times New Roman"/>
          <w:color w:val="000000" w:themeColor="text1"/>
        </w:rPr>
        <w:t>project</w:t>
      </w:r>
      <w:r w:rsidRPr="00731442">
        <w:rPr>
          <w:rFonts w:ascii="Times New Roman" w:eastAsia="Times New Roman" w:hAnsi="Times New Roman" w:cs="Times New Roman"/>
          <w:color w:val="000000" w:themeColor="text1"/>
        </w:rPr>
        <w:t xml:space="preserve"> </w:t>
      </w:r>
      <w:r w:rsidR="10845768" w:rsidRPr="00731442">
        <w:rPr>
          <w:rFonts w:ascii="Times New Roman" w:eastAsia="Times New Roman" w:hAnsi="Times New Roman" w:cs="Times New Roman"/>
          <w:color w:val="000000" w:themeColor="text1"/>
        </w:rPr>
        <w:t>a</w:t>
      </w:r>
      <w:r w:rsidRPr="00731442">
        <w:rPr>
          <w:rFonts w:ascii="Times New Roman" w:eastAsia="Times New Roman" w:hAnsi="Times New Roman" w:cs="Times New Roman"/>
          <w:color w:val="000000" w:themeColor="text1"/>
        </w:rPr>
        <w:t xml:space="preserve">ims to </w:t>
      </w:r>
      <w:r w:rsidR="72F8C261" w:rsidRPr="00731442">
        <w:rPr>
          <w:rFonts w:ascii="Times New Roman" w:eastAsia="Times New Roman" w:hAnsi="Times New Roman" w:cs="Times New Roman"/>
          <w:color w:val="000000" w:themeColor="text1"/>
        </w:rPr>
        <w:t>design</w:t>
      </w:r>
      <w:r w:rsidR="54086B96" w:rsidRPr="00731442">
        <w:rPr>
          <w:rFonts w:ascii="Times New Roman" w:eastAsia="Times New Roman" w:hAnsi="Times New Roman" w:cs="Times New Roman"/>
          <w:color w:val="000000" w:themeColor="text1"/>
        </w:rPr>
        <w:t xml:space="preserve"> </w:t>
      </w:r>
      <w:r w:rsidR="1E60CB76" w:rsidRPr="00731442">
        <w:rPr>
          <w:rFonts w:ascii="Times New Roman" w:eastAsia="Times New Roman" w:hAnsi="Times New Roman" w:cs="Times New Roman"/>
          <w:color w:val="000000" w:themeColor="text1"/>
        </w:rPr>
        <w:t xml:space="preserve">an enterprise architecture </w:t>
      </w:r>
      <w:r w:rsidR="415256D2" w:rsidRPr="00731442">
        <w:rPr>
          <w:rFonts w:ascii="Times New Roman" w:eastAsia="Times New Roman" w:hAnsi="Times New Roman" w:cs="Times New Roman"/>
          <w:color w:val="000000" w:themeColor="text1"/>
        </w:rPr>
        <w:t xml:space="preserve">for Universiti Tun Hussein Onn Malaysia (UTHM). </w:t>
      </w:r>
      <w:r w:rsidR="58B19D05" w:rsidRPr="00731442">
        <w:rPr>
          <w:rFonts w:ascii="Times New Roman" w:eastAsia="Times New Roman" w:hAnsi="Times New Roman" w:cs="Times New Roman"/>
          <w:color w:val="000000" w:themeColor="text1"/>
        </w:rPr>
        <w:t xml:space="preserve">To achieve this goal, </w:t>
      </w:r>
      <w:r w:rsidR="3022582B" w:rsidRPr="00731442">
        <w:rPr>
          <w:rFonts w:ascii="Times New Roman" w:eastAsia="Times New Roman" w:hAnsi="Times New Roman" w:cs="Times New Roman"/>
          <w:color w:val="000000" w:themeColor="text1"/>
        </w:rPr>
        <w:t>the Waterfall</w:t>
      </w:r>
      <w:r w:rsidR="4A006BCE" w:rsidRPr="00731442">
        <w:rPr>
          <w:rFonts w:ascii="Times New Roman" w:eastAsia="Times New Roman" w:hAnsi="Times New Roman" w:cs="Times New Roman"/>
          <w:color w:val="000000" w:themeColor="text1"/>
        </w:rPr>
        <w:t xml:space="preserve"> </w:t>
      </w:r>
      <w:r w:rsidR="04273F26" w:rsidRPr="00731442">
        <w:rPr>
          <w:rFonts w:ascii="Times New Roman" w:eastAsia="Times New Roman" w:hAnsi="Times New Roman" w:cs="Times New Roman"/>
          <w:color w:val="000000" w:themeColor="text1"/>
        </w:rPr>
        <w:t>d</w:t>
      </w:r>
      <w:r w:rsidR="4A006BCE" w:rsidRPr="00731442">
        <w:rPr>
          <w:rFonts w:ascii="Times New Roman" w:eastAsia="Times New Roman" w:hAnsi="Times New Roman" w:cs="Times New Roman"/>
          <w:color w:val="000000" w:themeColor="text1"/>
        </w:rPr>
        <w:t xml:space="preserve">evelopment approach is </w:t>
      </w:r>
      <w:r w:rsidR="45A8A1E5" w:rsidRPr="00731442">
        <w:rPr>
          <w:rFonts w:ascii="Times New Roman" w:eastAsia="Times New Roman" w:hAnsi="Times New Roman" w:cs="Times New Roman"/>
          <w:color w:val="000000" w:themeColor="text1"/>
        </w:rPr>
        <w:t xml:space="preserve">adopted in this project. The methodology </w:t>
      </w:r>
      <w:r w:rsidR="4A459AA5" w:rsidRPr="00731442">
        <w:rPr>
          <w:rFonts w:ascii="Times New Roman" w:eastAsia="Times New Roman" w:hAnsi="Times New Roman" w:cs="Times New Roman"/>
          <w:color w:val="000000" w:themeColor="text1"/>
        </w:rPr>
        <w:t>guides the development process of this project from starti</w:t>
      </w:r>
      <w:r w:rsidR="68BDAB40" w:rsidRPr="00731442">
        <w:rPr>
          <w:rFonts w:ascii="Times New Roman" w:eastAsia="Times New Roman" w:hAnsi="Times New Roman" w:cs="Times New Roman"/>
          <w:color w:val="000000" w:themeColor="text1"/>
        </w:rPr>
        <w:t>ng to the end, which is planning, anal</w:t>
      </w:r>
      <w:r w:rsidR="728DE89E" w:rsidRPr="00731442">
        <w:rPr>
          <w:rFonts w:ascii="Times New Roman" w:eastAsia="Times New Roman" w:hAnsi="Times New Roman" w:cs="Times New Roman"/>
          <w:color w:val="000000" w:themeColor="text1"/>
        </w:rPr>
        <w:t>ysis, design, implementation, and testing the enterprise architecture components.</w:t>
      </w:r>
      <w:r w:rsidR="2AFDCF33" w:rsidRPr="00731442">
        <w:rPr>
          <w:rFonts w:ascii="Times New Roman" w:eastAsia="Times New Roman" w:hAnsi="Times New Roman" w:cs="Times New Roman"/>
          <w:color w:val="000000" w:themeColor="text1"/>
        </w:rPr>
        <w:t xml:space="preserve"> By following the methodology, the project </w:t>
      </w:r>
      <w:r w:rsidR="73F9B268" w:rsidRPr="00731442">
        <w:rPr>
          <w:rFonts w:ascii="Times New Roman" w:eastAsia="Times New Roman" w:hAnsi="Times New Roman" w:cs="Times New Roman"/>
          <w:color w:val="000000" w:themeColor="text1"/>
        </w:rPr>
        <w:t>ensures that every phase of the methodology was</w:t>
      </w:r>
      <w:r w:rsidR="56DB5247" w:rsidRPr="00731442">
        <w:rPr>
          <w:rFonts w:ascii="Times New Roman" w:eastAsia="Times New Roman" w:hAnsi="Times New Roman" w:cs="Times New Roman"/>
          <w:color w:val="000000" w:themeColor="text1"/>
        </w:rPr>
        <w:t xml:space="preserve"> implemented successfully and aligned with UTHM operational </w:t>
      </w:r>
      <w:r w:rsidR="0A4B38B1" w:rsidRPr="00731442">
        <w:rPr>
          <w:rFonts w:ascii="Times New Roman" w:eastAsia="Times New Roman" w:hAnsi="Times New Roman" w:cs="Times New Roman"/>
          <w:color w:val="000000" w:themeColor="text1"/>
        </w:rPr>
        <w:t>requirements.</w:t>
      </w:r>
    </w:p>
    <w:p w14:paraId="0C90F684" w14:textId="4AC5FA0B" w:rsidR="009E4F4E" w:rsidRPr="00731442" w:rsidRDefault="009E4F4E" w:rsidP="2BAA8972">
      <w:pPr>
        <w:spacing w:line="360" w:lineRule="auto"/>
        <w:jc w:val="both"/>
        <w:rPr>
          <w:rFonts w:ascii="Times New Roman" w:eastAsia="Times New Roman" w:hAnsi="Times New Roman" w:cs="Times New Roman"/>
          <w:b/>
          <w:bCs/>
          <w:color w:val="0F4761" w:themeColor="accent1" w:themeShade="BF"/>
          <w:lang w:val="en-MY"/>
        </w:rPr>
      </w:pPr>
    </w:p>
    <w:p w14:paraId="2574945C" w14:textId="6F670D70" w:rsidR="009E4F4E" w:rsidRPr="00731442" w:rsidRDefault="0BA5A4CB" w:rsidP="2BAA8972">
      <w:pPr>
        <w:spacing w:line="360" w:lineRule="auto"/>
        <w:jc w:val="both"/>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color w:val="0F4761" w:themeColor="accent1" w:themeShade="BF"/>
          <w:lang w:val="en-MY"/>
        </w:rPr>
        <w:t>3.2</w:t>
      </w:r>
      <w:r w:rsidR="0011163A" w:rsidRPr="00731442">
        <w:rPr>
          <w:rFonts w:ascii="Times New Roman" w:hAnsi="Times New Roman" w:cs="Times New Roman"/>
        </w:rPr>
        <w:tab/>
      </w:r>
      <w:r w:rsidRPr="00731442">
        <w:rPr>
          <w:rFonts w:ascii="Times New Roman" w:eastAsia="Times New Roman" w:hAnsi="Times New Roman" w:cs="Times New Roman"/>
          <w:b/>
          <w:bCs/>
          <w:color w:val="0F4761" w:themeColor="accent1" w:themeShade="BF"/>
          <w:lang w:val="en-MY"/>
        </w:rPr>
        <w:t>CHOSEN METHODOLOGY</w:t>
      </w:r>
    </w:p>
    <w:p w14:paraId="62857FE3" w14:textId="58C2E12C" w:rsidR="009E4F4E" w:rsidRPr="00731442" w:rsidRDefault="0FBB634A"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Waterfall methodology is a sequential development process</w:t>
      </w:r>
      <w:r w:rsidR="35E2CBC2" w:rsidRPr="00731442">
        <w:rPr>
          <w:rFonts w:ascii="Times New Roman" w:eastAsia="Times New Roman" w:hAnsi="Times New Roman" w:cs="Times New Roman"/>
          <w:lang w:val="en-MY"/>
        </w:rPr>
        <w:t xml:space="preserve"> where e</w:t>
      </w:r>
      <w:r w:rsidR="38BA2001" w:rsidRPr="00731442">
        <w:rPr>
          <w:rFonts w:ascii="Times New Roman" w:eastAsia="Times New Roman" w:hAnsi="Times New Roman" w:cs="Times New Roman"/>
          <w:lang w:val="en-MY"/>
        </w:rPr>
        <w:t xml:space="preserve">very phase must be completed before moving </w:t>
      </w:r>
      <w:r w:rsidR="24FAD042" w:rsidRPr="00731442">
        <w:rPr>
          <w:rFonts w:ascii="Times New Roman" w:eastAsia="Times New Roman" w:hAnsi="Times New Roman" w:cs="Times New Roman"/>
          <w:lang w:val="en-MY"/>
        </w:rPr>
        <w:t xml:space="preserve">on </w:t>
      </w:r>
      <w:r w:rsidR="38BA2001" w:rsidRPr="00731442">
        <w:rPr>
          <w:rFonts w:ascii="Times New Roman" w:eastAsia="Times New Roman" w:hAnsi="Times New Roman" w:cs="Times New Roman"/>
          <w:lang w:val="en-MY"/>
        </w:rPr>
        <w:t xml:space="preserve">to the next phase. It </w:t>
      </w:r>
      <w:r w:rsidR="3F6625E0" w:rsidRPr="00731442">
        <w:rPr>
          <w:rFonts w:ascii="Times New Roman" w:eastAsia="Times New Roman" w:hAnsi="Times New Roman" w:cs="Times New Roman"/>
          <w:lang w:val="en-MY"/>
        </w:rPr>
        <w:t xml:space="preserve">is </w:t>
      </w:r>
      <w:r w:rsidR="64EE5809" w:rsidRPr="00731442">
        <w:rPr>
          <w:rFonts w:ascii="Times New Roman" w:eastAsia="Times New Roman" w:hAnsi="Times New Roman" w:cs="Times New Roman"/>
          <w:lang w:val="en-MY"/>
        </w:rPr>
        <w:t xml:space="preserve">suitable to be applied in projects that have clear and </w:t>
      </w:r>
      <w:r w:rsidR="30A37393" w:rsidRPr="00731442">
        <w:rPr>
          <w:rFonts w:ascii="Times New Roman" w:eastAsia="Times New Roman" w:hAnsi="Times New Roman" w:cs="Times New Roman"/>
          <w:lang w:val="en-MY"/>
        </w:rPr>
        <w:t>fixed requirements.</w:t>
      </w:r>
    </w:p>
    <w:p w14:paraId="3556C693" w14:textId="78061BB0" w:rsidR="009E4F4E" w:rsidRPr="00731442" w:rsidRDefault="4B17C76C">
      <w:pPr>
        <w:spacing w:line="360" w:lineRule="auto"/>
        <w:jc w:val="center"/>
        <w:rPr>
          <w:rFonts w:ascii="Times New Roman" w:eastAsia="Times New Roman" w:hAnsi="Times New Roman" w:cs="Times New Roman"/>
        </w:rPr>
        <w:pPrChange w:id="51" w:author="Guest User" w:date="2025-12-28T09:48:00Z">
          <w:pPr>
            <w:spacing w:line="360" w:lineRule="auto"/>
            <w:jc w:val="both"/>
          </w:pPr>
        </w:pPrChange>
      </w:pPr>
      <w:r w:rsidRPr="00731442">
        <w:rPr>
          <w:rFonts w:ascii="Times New Roman" w:hAnsi="Times New Roman" w:cs="Times New Roman"/>
          <w:noProof/>
        </w:rPr>
        <w:drawing>
          <wp:inline distT="0" distB="0" distL="0" distR="0" wp14:anchorId="03EE0228" wp14:editId="11E74146">
            <wp:extent cx="3543300" cy="1771650"/>
            <wp:effectExtent l="0" t="0" r="0" b="0"/>
            <wp:docPr id="762679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9637" name="Picture 762679637"/>
                    <pic:cNvPicPr/>
                  </pic:nvPicPr>
                  <pic:blipFill>
                    <a:blip r:embed="rId15">
                      <a:extLst>
                        <a:ext uri="{28A0092B-C50C-407E-A947-70E740481C1C}">
                          <a14:useLocalDpi xmlns:a14="http://schemas.microsoft.com/office/drawing/2010/main"/>
                        </a:ext>
                      </a:extLst>
                    </a:blip>
                    <a:stretch>
                      <a:fillRect/>
                    </a:stretch>
                  </pic:blipFill>
                  <pic:spPr>
                    <a:xfrm>
                      <a:off x="0" y="0"/>
                      <a:ext cx="3543300" cy="1771650"/>
                    </a:xfrm>
                    <a:prstGeom prst="rect">
                      <a:avLst/>
                    </a:prstGeom>
                  </pic:spPr>
                </pic:pic>
              </a:graphicData>
            </a:graphic>
          </wp:inline>
        </w:drawing>
      </w:r>
    </w:p>
    <w:p w14:paraId="006DE2AC" w14:textId="74E8A40C" w:rsidR="009E4F4E" w:rsidRPr="00731442" w:rsidRDefault="04529E70">
      <w:pPr>
        <w:spacing w:line="360" w:lineRule="auto"/>
        <w:jc w:val="center"/>
        <w:rPr>
          <w:rFonts w:ascii="Times New Roman" w:eastAsia="Times New Roman" w:hAnsi="Times New Roman" w:cs="Times New Roman"/>
          <w:lang w:val="en-MY"/>
        </w:rPr>
        <w:pPrChange w:id="52" w:author="Guest User" w:date="2025-12-28T09:48:00Z">
          <w:pPr>
            <w:spacing w:line="360" w:lineRule="auto"/>
            <w:jc w:val="both"/>
          </w:pPr>
        </w:pPrChange>
      </w:pPr>
      <w:commentRangeStart w:id="53"/>
      <w:r w:rsidRPr="00731442">
        <w:rPr>
          <w:rFonts w:ascii="Times New Roman" w:eastAsia="Times New Roman" w:hAnsi="Times New Roman" w:cs="Times New Roman"/>
        </w:rPr>
        <w:t>Figure 3.1 Waterfall Methodology Phases</w:t>
      </w:r>
      <w:r w:rsidR="20FB3000" w:rsidRPr="00731442">
        <w:rPr>
          <w:rFonts w:ascii="Times New Roman" w:eastAsia="Times New Roman" w:hAnsi="Times New Roman" w:cs="Times New Roman"/>
        </w:rPr>
        <w:t xml:space="preserve"> (GeeksforGeeks, 2025)</w:t>
      </w:r>
      <w:commentRangeEnd w:id="53"/>
      <w:r w:rsidR="0011163A" w:rsidRPr="00731442">
        <w:rPr>
          <w:rStyle w:val="CommentReference"/>
          <w:rFonts w:ascii="Times New Roman" w:eastAsia="Times New Roman" w:hAnsi="Times New Roman" w:cs="Times New Roman"/>
          <w:sz w:val="24"/>
          <w:szCs w:val="24"/>
          <w:lang w:val="en-MY"/>
        </w:rPr>
        <w:commentReference w:id="53"/>
      </w:r>
    </w:p>
    <w:p w14:paraId="2892E0DE" w14:textId="728E2F20" w:rsidR="009E4F4E" w:rsidRPr="00731442" w:rsidRDefault="24DACD07"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The reason why Waterfall methodology is </w:t>
      </w:r>
      <w:r w:rsidR="20CF9ECB" w:rsidRPr="00731442">
        <w:rPr>
          <w:rFonts w:ascii="Times New Roman" w:eastAsia="Times New Roman" w:hAnsi="Times New Roman" w:cs="Times New Roman"/>
          <w:lang w:val="en-MY"/>
        </w:rPr>
        <w:t>chosen is</w:t>
      </w:r>
      <w:r w:rsidRPr="00731442">
        <w:rPr>
          <w:rFonts w:ascii="Times New Roman" w:eastAsia="Times New Roman" w:hAnsi="Times New Roman" w:cs="Times New Roman"/>
          <w:lang w:val="en-MY"/>
        </w:rPr>
        <w:t xml:space="preserve"> because of its s</w:t>
      </w:r>
      <w:r w:rsidR="1D2A1401" w:rsidRPr="00731442">
        <w:rPr>
          <w:rFonts w:ascii="Times New Roman" w:eastAsia="Times New Roman" w:hAnsi="Times New Roman" w:cs="Times New Roman"/>
          <w:lang w:val="en-MY"/>
        </w:rPr>
        <w:t>tructured flow</w:t>
      </w:r>
      <w:r w:rsidRPr="00731442">
        <w:rPr>
          <w:rFonts w:ascii="Times New Roman" w:eastAsia="Times New Roman" w:hAnsi="Times New Roman" w:cs="Times New Roman"/>
          <w:lang w:val="en-MY"/>
        </w:rPr>
        <w:t xml:space="preserve">. </w:t>
      </w:r>
      <w:r w:rsidR="0353758F" w:rsidRPr="00731442">
        <w:rPr>
          <w:rFonts w:ascii="Times New Roman" w:eastAsia="Times New Roman" w:hAnsi="Times New Roman" w:cs="Times New Roman"/>
          <w:lang w:val="en-MY"/>
        </w:rPr>
        <w:t>Since enterprise architecture involves complex systems and long</w:t>
      </w:r>
      <w:r w:rsidR="4E003BAD" w:rsidRPr="00731442">
        <w:rPr>
          <w:rFonts w:ascii="Times New Roman" w:eastAsia="Times New Roman" w:hAnsi="Times New Roman" w:cs="Times New Roman"/>
          <w:lang w:val="en-MY"/>
        </w:rPr>
        <w:t>-</w:t>
      </w:r>
      <w:r w:rsidR="0353758F" w:rsidRPr="00731442">
        <w:rPr>
          <w:rFonts w:ascii="Times New Roman" w:eastAsia="Times New Roman" w:hAnsi="Times New Roman" w:cs="Times New Roman"/>
          <w:lang w:val="en-MY"/>
        </w:rPr>
        <w:t xml:space="preserve">term planning, </w:t>
      </w:r>
      <w:r w:rsidR="10C84B68" w:rsidRPr="00731442">
        <w:rPr>
          <w:rFonts w:ascii="Times New Roman" w:eastAsia="Times New Roman" w:hAnsi="Times New Roman" w:cs="Times New Roman"/>
          <w:lang w:val="en-MY"/>
        </w:rPr>
        <w:t>understanding the correct</w:t>
      </w:r>
      <w:r w:rsidR="5E0DDAF0" w:rsidRPr="00731442">
        <w:rPr>
          <w:rFonts w:ascii="Times New Roman" w:eastAsia="Times New Roman" w:hAnsi="Times New Roman" w:cs="Times New Roman"/>
          <w:lang w:val="en-MY"/>
        </w:rPr>
        <w:t xml:space="preserve"> </w:t>
      </w:r>
      <w:r w:rsidR="10C84B68" w:rsidRPr="00731442">
        <w:rPr>
          <w:rFonts w:ascii="Times New Roman" w:eastAsia="Times New Roman" w:hAnsi="Times New Roman" w:cs="Times New Roman"/>
          <w:lang w:val="en-MY"/>
        </w:rPr>
        <w:t>requirements is very important. With this methodology,</w:t>
      </w:r>
      <w:r w:rsidR="473EBE33" w:rsidRPr="00731442">
        <w:rPr>
          <w:rFonts w:ascii="Times New Roman" w:eastAsia="Times New Roman" w:hAnsi="Times New Roman" w:cs="Times New Roman"/>
          <w:lang w:val="en-MY"/>
        </w:rPr>
        <w:t xml:space="preserve"> </w:t>
      </w:r>
      <w:r w:rsidR="38A25E2F" w:rsidRPr="00731442">
        <w:rPr>
          <w:rFonts w:ascii="Times New Roman" w:eastAsia="Times New Roman" w:hAnsi="Times New Roman" w:cs="Times New Roman"/>
          <w:lang w:val="en-MY"/>
        </w:rPr>
        <w:t>all requirements must be clearly understood before</w:t>
      </w:r>
      <w:r w:rsidR="70B3DCF4" w:rsidRPr="00731442">
        <w:rPr>
          <w:rFonts w:ascii="Times New Roman" w:eastAsia="Times New Roman" w:hAnsi="Times New Roman" w:cs="Times New Roman"/>
          <w:lang w:val="en-MY"/>
        </w:rPr>
        <w:t xml:space="preserve"> </w:t>
      </w:r>
      <w:r w:rsidR="1F3CE6B1" w:rsidRPr="00731442">
        <w:rPr>
          <w:rFonts w:ascii="Times New Roman" w:eastAsia="Times New Roman" w:hAnsi="Times New Roman" w:cs="Times New Roman"/>
          <w:lang w:val="en-MY"/>
        </w:rPr>
        <w:t xml:space="preserve">moving to next phase to </w:t>
      </w:r>
      <w:r w:rsidR="70B3DCF4" w:rsidRPr="00731442">
        <w:rPr>
          <w:rFonts w:ascii="Times New Roman" w:eastAsia="Times New Roman" w:hAnsi="Times New Roman" w:cs="Times New Roman"/>
          <w:lang w:val="en-MY"/>
        </w:rPr>
        <w:t xml:space="preserve">design </w:t>
      </w:r>
      <w:r w:rsidR="6CF5B6AC" w:rsidRPr="00731442">
        <w:rPr>
          <w:rFonts w:ascii="Times New Roman" w:eastAsia="Times New Roman" w:hAnsi="Times New Roman" w:cs="Times New Roman"/>
          <w:lang w:val="en-MY"/>
        </w:rPr>
        <w:t>the real</w:t>
      </w:r>
      <w:r w:rsidR="70B3DCF4" w:rsidRPr="00731442">
        <w:rPr>
          <w:rFonts w:ascii="Times New Roman" w:eastAsia="Times New Roman" w:hAnsi="Times New Roman" w:cs="Times New Roman"/>
          <w:lang w:val="en-MY"/>
        </w:rPr>
        <w:t xml:space="preserve"> enterprise architecture</w:t>
      </w:r>
      <w:r w:rsidR="760C0AF4" w:rsidRPr="00731442">
        <w:rPr>
          <w:rFonts w:ascii="Times New Roman" w:eastAsia="Times New Roman" w:hAnsi="Times New Roman" w:cs="Times New Roman"/>
          <w:lang w:val="en-MY"/>
        </w:rPr>
        <w:t>.</w:t>
      </w:r>
    </w:p>
    <w:p w14:paraId="67E125EB" w14:textId="251BF0E5" w:rsidR="009E4F4E" w:rsidRPr="00731442" w:rsidRDefault="760C0AF4"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lastRenderedPageBreak/>
        <w:t xml:space="preserve">Other than that, </w:t>
      </w:r>
      <w:r w:rsidR="54C769E5" w:rsidRPr="00731442">
        <w:rPr>
          <w:rFonts w:ascii="Times New Roman" w:eastAsia="Times New Roman" w:hAnsi="Times New Roman" w:cs="Times New Roman"/>
          <w:lang w:val="en-MY"/>
        </w:rPr>
        <w:t>e</w:t>
      </w:r>
      <w:r w:rsidR="7D46542C" w:rsidRPr="00731442">
        <w:rPr>
          <w:rFonts w:ascii="Times New Roman" w:eastAsia="Times New Roman" w:hAnsi="Times New Roman" w:cs="Times New Roman"/>
          <w:lang w:val="en-MY"/>
        </w:rPr>
        <w:t>ach</w:t>
      </w:r>
      <w:r w:rsidR="54C769E5" w:rsidRPr="00731442">
        <w:rPr>
          <w:rFonts w:ascii="Times New Roman" w:eastAsia="Times New Roman" w:hAnsi="Times New Roman" w:cs="Times New Roman"/>
          <w:lang w:val="en-MY"/>
        </w:rPr>
        <w:t xml:space="preserve"> phase</w:t>
      </w:r>
      <w:r w:rsidR="7AC85699" w:rsidRPr="00731442">
        <w:rPr>
          <w:rFonts w:ascii="Times New Roman" w:eastAsia="Times New Roman" w:hAnsi="Times New Roman" w:cs="Times New Roman"/>
          <w:lang w:val="en-MY"/>
        </w:rPr>
        <w:t xml:space="preserve"> in the Waterfall approach</w:t>
      </w:r>
      <w:r w:rsidR="54C769E5" w:rsidRPr="00731442">
        <w:rPr>
          <w:rFonts w:ascii="Times New Roman" w:eastAsia="Times New Roman" w:hAnsi="Times New Roman" w:cs="Times New Roman"/>
          <w:lang w:val="en-MY"/>
        </w:rPr>
        <w:t xml:space="preserve"> </w:t>
      </w:r>
      <w:r w:rsidR="7A4D9291" w:rsidRPr="00731442">
        <w:rPr>
          <w:rFonts w:ascii="Times New Roman" w:eastAsia="Times New Roman" w:hAnsi="Times New Roman" w:cs="Times New Roman"/>
          <w:lang w:val="en-MY"/>
        </w:rPr>
        <w:t>such as requirements</w:t>
      </w:r>
      <w:r w:rsidR="28F13058" w:rsidRPr="00731442">
        <w:rPr>
          <w:rFonts w:ascii="Times New Roman" w:eastAsia="Times New Roman" w:hAnsi="Times New Roman" w:cs="Times New Roman"/>
          <w:lang w:val="en-MY"/>
        </w:rPr>
        <w:t xml:space="preserve"> analysis</w:t>
      </w:r>
      <w:r w:rsidR="7A4D9291" w:rsidRPr="00731442">
        <w:rPr>
          <w:rFonts w:ascii="Times New Roman" w:eastAsia="Times New Roman" w:hAnsi="Times New Roman" w:cs="Times New Roman"/>
          <w:lang w:val="en-MY"/>
        </w:rPr>
        <w:t xml:space="preserve">, design, implementation, and testing </w:t>
      </w:r>
      <w:r w:rsidR="735BF54E" w:rsidRPr="00731442">
        <w:rPr>
          <w:rFonts w:ascii="Times New Roman" w:eastAsia="Times New Roman" w:hAnsi="Times New Roman" w:cs="Times New Roman"/>
          <w:lang w:val="en-MY"/>
        </w:rPr>
        <w:t>is</w:t>
      </w:r>
      <w:r w:rsidR="54C769E5" w:rsidRPr="00731442">
        <w:rPr>
          <w:rFonts w:ascii="Times New Roman" w:eastAsia="Times New Roman" w:hAnsi="Times New Roman" w:cs="Times New Roman"/>
          <w:lang w:val="en-MY"/>
        </w:rPr>
        <w:t xml:space="preserve"> clearly documented</w:t>
      </w:r>
      <w:r w:rsidR="48D8AF1F" w:rsidRPr="00731442">
        <w:rPr>
          <w:rFonts w:ascii="Times New Roman" w:eastAsia="Times New Roman" w:hAnsi="Times New Roman" w:cs="Times New Roman"/>
          <w:lang w:val="en-MY"/>
        </w:rPr>
        <w:t>. Th</w:t>
      </w:r>
      <w:r w:rsidR="2C9653B2" w:rsidRPr="00731442">
        <w:rPr>
          <w:rFonts w:ascii="Times New Roman" w:eastAsia="Times New Roman" w:hAnsi="Times New Roman" w:cs="Times New Roman"/>
          <w:lang w:val="en-MY"/>
        </w:rPr>
        <w:t>ese documentations</w:t>
      </w:r>
      <w:r w:rsidR="48D8AF1F" w:rsidRPr="00731442">
        <w:rPr>
          <w:rFonts w:ascii="Times New Roman" w:eastAsia="Times New Roman" w:hAnsi="Times New Roman" w:cs="Times New Roman"/>
          <w:lang w:val="en-MY"/>
        </w:rPr>
        <w:t xml:space="preserve"> </w:t>
      </w:r>
      <w:r w:rsidR="06F593FA" w:rsidRPr="00731442">
        <w:rPr>
          <w:rFonts w:ascii="Times New Roman" w:eastAsia="Times New Roman" w:hAnsi="Times New Roman" w:cs="Times New Roman"/>
          <w:lang w:val="en-MY"/>
        </w:rPr>
        <w:t>will help</w:t>
      </w:r>
      <w:r w:rsidR="48D8AF1F" w:rsidRPr="00731442">
        <w:rPr>
          <w:rFonts w:ascii="Times New Roman" w:eastAsia="Times New Roman" w:hAnsi="Times New Roman" w:cs="Times New Roman"/>
          <w:lang w:val="en-MY"/>
        </w:rPr>
        <w:t xml:space="preserve"> the university</w:t>
      </w:r>
      <w:r w:rsidR="7284E379" w:rsidRPr="00731442">
        <w:rPr>
          <w:rFonts w:ascii="Times New Roman" w:eastAsia="Times New Roman" w:hAnsi="Times New Roman" w:cs="Times New Roman"/>
          <w:lang w:val="en-MY"/>
        </w:rPr>
        <w:t xml:space="preserve"> a lot</w:t>
      </w:r>
      <w:r w:rsidR="48D8AF1F" w:rsidRPr="00731442">
        <w:rPr>
          <w:rFonts w:ascii="Times New Roman" w:eastAsia="Times New Roman" w:hAnsi="Times New Roman" w:cs="Times New Roman"/>
          <w:lang w:val="en-MY"/>
        </w:rPr>
        <w:t xml:space="preserve"> </w:t>
      </w:r>
      <w:r w:rsidR="413D0672" w:rsidRPr="00731442">
        <w:rPr>
          <w:rFonts w:ascii="Times New Roman" w:eastAsia="Times New Roman" w:hAnsi="Times New Roman" w:cs="Times New Roman"/>
          <w:lang w:val="en-MY"/>
        </w:rPr>
        <w:t>in</w:t>
      </w:r>
      <w:r w:rsidR="48D8AF1F" w:rsidRPr="00731442">
        <w:rPr>
          <w:rFonts w:ascii="Times New Roman" w:eastAsia="Times New Roman" w:hAnsi="Times New Roman" w:cs="Times New Roman"/>
          <w:lang w:val="en-MY"/>
        </w:rPr>
        <w:t xml:space="preserve"> future maintenance</w:t>
      </w:r>
      <w:r w:rsidR="74DAAA2B" w:rsidRPr="00731442">
        <w:rPr>
          <w:rFonts w:ascii="Times New Roman" w:eastAsia="Times New Roman" w:hAnsi="Times New Roman" w:cs="Times New Roman"/>
          <w:lang w:val="en-MY"/>
        </w:rPr>
        <w:t xml:space="preserve"> or enhancement</w:t>
      </w:r>
      <w:r w:rsidR="131EB000" w:rsidRPr="00731442">
        <w:rPr>
          <w:rFonts w:ascii="Times New Roman" w:eastAsia="Times New Roman" w:hAnsi="Times New Roman" w:cs="Times New Roman"/>
          <w:lang w:val="en-MY"/>
        </w:rPr>
        <w:t>.</w:t>
      </w:r>
    </w:p>
    <w:p w14:paraId="25AE3E72" w14:textId="7542479B" w:rsidR="009E4F4E" w:rsidRPr="00731442" w:rsidRDefault="6F929A44"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Moreover, since the phases are clearly defined, </w:t>
      </w:r>
      <w:r w:rsidR="55A4317E" w:rsidRPr="00731442">
        <w:rPr>
          <w:rFonts w:ascii="Times New Roman" w:eastAsia="Times New Roman" w:hAnsi="Times New Roman" w:cs="Times New Roman"/>
          <w:lang w:val="en-MY"/>
        </w:rPr>
        <w:t xml:space="preserve">it is easier to manage </w:t>
      </w:r>
      <w:r w:rsidR="0DACD674" w:rsidRPr="00731442">
        <w:rPr>
          <w:rFonts w:ascii="Times New Roman" w:eastAsia="Times New Roman" w:hAnsi="Times New Roman" w:cs="Times New Roman"/>
          <w:lang w:val="en-MY"/>
        </w:rPr>
        <w:t>resource</w:t>
      </w:r>
      <w:r w:rsidR="352C8DA9" w:rsidRPr="00731442">
        <w:rPr>
          <w:rFonts w:ascii="Times New Roman" w:eastAsia="Times New Roman" w:hAnsi="Times New Roman" w:cs="Times New Roman"/>
          <w:lang w:val="en-MY"/>
        </w:rPr>
        <w:t>s</w:t>
      </w:r>
      <w:r w:rsidR="18395302" w:rsidRPr="00731442">
        <w:rPr>
          <w:rFonts w:ascii="Times New Roman" w:eastAsia="Times New Roman" w:hAnsi="Times New Roman" w:cs="Times New Roman"/>
          <w:lang w:val="en-MY"/>
        </w:rPr>
        <w:t xml:space="preserve">, </w:t>
      </w:r>
      <w:r w:rsidR="7B42B5D6" w:rsidRPr="00731442">
        <w:rPr>
          <w:rFonts w:ascii="Times New Roman" w:eastAsia="Times New Roman" w:hAnsi="Times New Roman" w:cs="Times New Roman"/>
          <w:lang w:val="en-MY"/>
        </w:rPr>
        <w:t>manpower</w:t>
      </w:r>
      <w:r w:rsidR="18395302" w:rsidRPr="00731442">
        <w:rPr>
          <w:rFonts w:ascii="Times New Roman" w:eastAsia="Times New Roman" w:hAnsi="Times New Roman" w:cs="Times New Roman"/>
          <w:lang w:val="en-MY"/>
        </w:rPr>
        <w:t>, and project schedule</w:t>
      </w:r>
      <w:r w:rsidR="05143BB0" w:rsidRPr="00731442">
        <w:rPr>
          <w:rFonts w:ascii="Times New Roman" w:eastAsia="Times New Roman" w:hAnsi="Times New Roman" w:cs="Times New Roman"/>
          <w:lang w:val="en-MY"/>
        </w:rPr>
        <w:t>s</w:t>
      </w:r>
      <w:r w:rsidR="53E57DFE" w:rsidRPr="00731442">
        <w:rPr>
          <w:rFonts w:ascii="Times New Roman" w:eastAsia="Times New Roman" w:hAnsi="Times New Roman" w:cs="Times New Roman"/>
          <w:lang w:val="en-MY"/>
        </w:rPr>
        <w:t xml:space="preserve">. </w:t>
      </w:r>
      <w:r w:rsidR="4DD990CA" w:rsidRPr="00731442">
        <w:rPr>
          <w:rFonts w:ascii="Times New Roman" w:eastAsia="Times New Roman" w:hAnsi="Times New Roman" w:cs="Times New Roman"/>
          <w:lang w:val="en-MY"/>
        </w:rPr>
        <w:t>This reduces uncertainty of the project and reduces the risk of project failure. Therefore, the Wa</w:t>
      </w:r>
      <w:r w:rsidR="39AAF763" w:rsidRPr="00731442">
        <w:rPr>
          <w:rFonts w:ascii="Times New Roman" w:eastAsia="Times New Roman" w:hAnsi="Times New Roman" w:cs="Times New Roman"/>
          <w:lang w:val="en-MY"/>
        </w:rPr>
        <w:t>terfall methodology is a suitable approach for this project</w:t>
      </w:r>
      <w:r w:rsidR="53E57DFE" w:rsidRPr="00731442">
        <w:rPr>
          <w:rFonts w:ascii="Times New Roman" w:eastAsia="Times New Roman" w:hAnsi="Times New Roman" w:cs="Times New Roman"/>
          <w:lang w:val="en-MY"/>
        </w:rPr>
        <w:t>.</w:t>
      </w:r>
    </w:p>
    <w:p w14:paraId="239C0419" w14:textId="20312052" w:rsidR="009E4F4E" w:rsidRPr="00731442" w:rsidRDefault="009E4F4E" w:rsidP="2BAA8972">
      <w:pPr>
        <w:keepNext/>
        <w:keepLines/>
        <w:jc w:val="both"/>
        <w:rPr>
          <w:rFonts w:ascii="Times New Roman" w:eastAsia="Times New Roman" w:hAnsi="Times New Roman" w:cs="Times New Roman"/>
          <w:lang w:val="en-MY"/>
        </w:rPr>
      </w:pPr>
    </w:p>
    <w:p w14:paraId="79A7F52F" w14:textId="5106F730" w:rsidR="009E4F4E" w:rsidRPr="00731442" w:rsidRDefault="0BA5A4CB" w:rsidP="2BAA8972">
      <w:pPr>
        <w:pStyle w:val="Heading2"/>
        <w:jc w:val="both"/>
        <w:rPr>
          <w:rFonts w:ascii="Times New Roman" w:eastAsia="Times New Roman" w:hAnsi="Times New Roman" w:cs="Times New Roman"/>
          <w:b/>
          <w:bCs/>
          <w:color w:val="000000" w:themeColor="text1"/>
          <w:sz w:val="24"/>
          <w:szCs w:val="24"/>
        </w:rPr>
      </w:pPr>
      <w:bookmarkStart w:id="54" w:name="_Toc798948425"/>
      <w:r w:rsidRPr="00731442">
        <w:rPr>
          <w:rFonts w:ascii="Times New Roman" w:eastAsia="Times New Roman" w:hAnsi="Times New Roman" w:cs="Times New Roman"/>
          <w:b/>
          <w:bCs/>
          <w:sz w:val="24"/>
          <w:szCs w:val="24"/>
          <w:lang w:val="en-MY"/>
        </w:rPr>
        <w:t>3.3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PHASES OF METHODOLOGY</w:t>
      </w:r>
      <w:bookmarkEnd w:id="54"/>
    </w:p>
    <w:p w14:paraId="7D13E323" w14:textId="38886D52" w:rsidR="009E4F4E" w:rsidRPr="00731442" w:rsidRDefault="467C8A31"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As illustrated in Figure 3.1, this project </w:t>
      </w:r>
      <w:r w:rsidR="6749768C" w:rsidRPr="00731442">
        <w:rPr>
          <w:rFonts w:ascii="Times New Roman" w:eastAsia="Times New Roman" w:hAnsi="Times New Roman" w:cs="Times New Roman"/>
          <w:lang w:val="en-MY"/>
        </w:rPr>
        <w:t xml:space="preserve">is led by </w:t>
      </w:r>
      <w:r w:rsidRPr="00731442">
        <w:rPr>
          <w:rFonts w:ascii="Times New Roman" w:eastAsia="Times New Roman" w:hAnsi="Times New Roman" w:cs="Times New Roman"/>
          <w:lang w:val="en-MY"/>
        </w:rPr>
        <w:t xml:space="preserve">the six distinct phases of the Waterfall Model. Each </w:t>
      </w:r>
      <w:r w:rsidR="78FA06B4" w:rsidRPr="00731442">
        <w:rPr>
          <w:rFonts w:ascii="Times New Roman" w:eastAsia="Times New Roman" w:hAnsi="Times New Roman" w:cs="Times New Roman"/>
          <w:lang w:val="en-MY"/>
        </w:rPr>
        <w:t>phase depends on the deliverables</w:t>
      </w:r>
      <w:r w:rsidR="2F4161BA" w:rsidRPr="00731442">
        <w:rPr>
          <w:rFonts w:ascii="Times New Roman" w:eastAsia="Times New Roman" w:hAnsi="Times New Roman" w:cs="Times New Roman"/>
          <w:lang w:val="en-MY"/>
        </w:rPr>
        <w:t xml:space="preserve"> of the previous one, making sure of a logical </w:t>
      </w:r>
      <w:r w:rsidR="2C6ED2C7" w:rsidRPr="00731442">
        <w:rPr>
          <w:rFonts w:ascii="Times New Roman" w:eastAsia="Times New Roman" w:hAnsi="Times New Roman" w:cs="Times New Roman"/>
          <w:lang w:val="en-MY"/>
        </w:rPr>
        <w:t>progression</w:t>
      </w:r>
      <w:r w:rsidR="2F4161BA" w:rsidRPr="00731442">
        <w:rPr>
          <w:rFonts w:ascii="Times New Roman" w:eastAsia="Times New Roman" w:hAnsi="Times New Roman" w:cs="Times New Roman"/>
          <w:lang w:val="en-MY"/>
        </w:rPr>
        <w:t xml:space="preserve"> from </w:t>
      </w:r>
      <w:r w:rsidR="03899841" w:rsidRPr="00731442">
        <w:rPr>
          <w:rFonts w:ascii="Times New Roman" w:eastAsia="Times New Roman" w:hAnsi="Times New Roman" w:cs="Times New Roman"/>
          <w:lang w:val="en-MY"/>
        </w:rPr>
        <w:t xml:space="preserve">recognizing the fragmentation issues at UTHM to delivering an </w:t>
      </w:r>
      <w:r w:rsidR="16653110" w:rsidRPr="00731442">
        <w:rPr>
          <w:rFonts w:ascii="Times New Roman" w:eastAsia="Times New Roman" w:hAnsi="Times New Roman" w:cs="Times New Roman"/>
          <w:lang w:val="en-MY"/>
        </w:rPr>
        <w:t>interrelated</w:t>
      </w:r>
      <w:r w:rsidR="03899841" w:rsidRPr="00731442">
        <w:rPr>
          <w:rFonts w:ascii="Times New Roman" w:eastAsia="Times New Roman" w:hAnsi="Times New Roman" w:cs="Times New Roman"/>
          <w:lang w:val="en-MY"/>
        </w:rPr>
        <w:t xml:space="preserve"> Enterprise Architecture</w:t>
      </w:r>
      <w:r w:rsidR="188C3E1F" w:rsidRPr="00731442">
        <w:rPr>
          <w:rFonts w:ascii="Times New Roman" w:eastAsia="Times New Roman" w:hAnsi="Times New Roman" w:cs="Times New Roman"/>
          <w:lang w:val="en-MY"/>
        </w:rPr>
        <w:t xml:space="preserve"> blueprint.</w:t>
      </w:r>
    </w:p>
    <w:p w14:paraId="0C39ECF3" w14:textId="08D2F09B" w:rsidR="009E4F4E" w:rsidRPr="00731442" w:rsidRDefault="5068B71B" w:rsidP="2BAA8972">
      <w:pPr>
        <w:pStyle w:val="Heading3"/>
        <w:rPr>
          <w:rFonts w:ascii="Times New Roman" w:eastAsia="Times New Roman" w:hAnsi="Times New Roman" w:cs="Times New Roman"/>
          <w:b/>
          <w:bCs/>
          <w:color w:val="auto"/>
          <w:sz w:val="24"/>
          <w:szCs w:val="24"/>
          <w:lang w:val="en-MY"/>
        </w:rPr>
      </w:pPr>
      <w:bookmarkStart w:id="55" w:name="_Toc1902872750"/>
      <w:r w:rsidRPr="00731442">
        <w:rPr>
          <w:rFonts w:ascii="Times New Roman" w:eastAsia="Times New Roman" w:hAnsi="Times New Roman" w:cs="Times New Roman"/>
          <w:b/>
          <w:bCs/>
          <w:color w:val="auto"/>
          <w:sz w:val="24"/>
          <w:szCs w:val="24"/>
          <w:lang w:val="en-MY"/>
        </w:rPr>
        <w:t>3.3.1 Requirements</w:t>
      </w:r>
      <w:bookmarkEnd w:id="55"/>
    </w:p>
    <w:p w14:paraId="085062AA" w14:textId="594DF4D9" w:rsidR="009E4F4E" w:rsidRPr="00731442" w:rsidRDefault="727F0142"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first phase involves gathering and analysing the necessary information to understand the current state of UTHM’s business and IT environment</w:t>
      </w:r>
      <w:r w:rsidR="038B29A0" w:rsidRPr="00731442">
        <w:rPr>
          <w:rFonts w:ascii="Times New Roman" w:eastAsia="Times New Roman" w:hAnsi="Times New Roman" w:cs="Times New Roman"/>
          <w:lang w:val="en-MY"/>
        </w:rPr>
        <w:t xml:space="preserve"> specific</w:t>
      </w:r>
      <w:r w:rsidR="344FB4AD" w:rsidRPr="00731442">
        <w:rPr>
          <w:rFonts w:ascii="Times New Roman" w:eastAsia="Times New Roman" w:hAnsi="Times New Roman" w:cs="Times New Roman"/>
          <w:lang w:val="en-MY"/>
        </w:rPr>
        <w:t>ally identifying</w:t>
      </w:r>
      <w:r w:rsidR="038B29A0" w:rsidRPr="00731442">
        <w:rPr>
          <w:rFonts w:ascii="Times New Roman" w:eastAsia="Times New Roman" w:hAnsi="Times New Roman" w:cs="Times New Roman"/>
          <w:lang w:val="en-MY"/>
        </w:rPr>
        <w:t xml:space="preserve"> pain points caused by the separation of various departmental systems.</w:t>
      </w:r>
      <w:r w:rsidR="6BBF87A5" w:rsidRPr="00731442">
        <w:rPr>
          <w:rFonts w:ascii="Times New Roman" w:eastAsia="Times New Roman" w:hAnsi="Times New Roman" w:cs="Times New Roman"/>
          <w:lang w:val="en-MY"/>
        </w:rPr>
        <w:t xml:space="preserve"> </w:t>
      </w:r>
      <w:r w:rsidR="46F05FE3" w:rsidRPr="00731442">
        <w:rPr>
          <w:rFonts w:ascii="Times New Roman" w:eastAsia="Times New Roman" w:hAnsi="Times New Roman" w:cs="Times New Roman"/>
          <w:lang w:val="en-MY"/>
        </w:rPr>
        <w:t>In this stage, t</w:t>
      </w:r>
      <w:r w:rsidR="6BBF87A5" w:rsidRPr="00731442">
        <w:rPr>
          <w:rFonts w:ascii="Times New Roman" w:eastAsia="Times New Roman" w:hAnsi="Times New Roman" w:cs="Times New Roman"/>
          <w:lang w:val="en-MY"/>
        </w:rPr>
        <w:t xml:space="preserve">he </w:t>
      </w:r>
      <w:r w:rsidR="1D208B60" w:rsidRPr="00731442">
        <w:rPr>
          <w:rFonts w:ascii="Times New Roman" w:eastAsia="Times New Roman" w:hAnsi="Times New Roman" w:cs="Times New Roman"/>
          <w:lang w:val="en-MY"/>
        </w:rPr>
        <w:t xml:space="preserve">project </w:t>
      </w:r>
      <w:r w:rsidR="6BBF87A5" w:rsidRPr="00731442">
        <w:rPr>
          <w:rFonts w:ascii="Times New Roman" w:eastAsia="Times New Roman" w:hAnsi="Times New Roman" w:cs="Times New Roman"/>
          <w:lang w:val="en-MY"/>
        </w:rPr>
        <w:t>team conducts data gathering to understand the existing siloed systems across different faculties and administrative units</w:t>
      </w:r>
      <w:r w:rsidR="44E419DB" w:rsidRPr="00731442">
        <w:rPr>
          <w:rFonts w:ascii="Times New Roman" w:eastAsia="Times New Roman" w:hAnsi="Times New Roman" w:cs="Times New Roman"/>
          <w:lang w:val="en-MY"/>
        </w:rPr>
        <w:t xml:space="preserve">, </w:t>
      </w:r>
      <w:r w:rsidR="71C31AB6" w:rsidRPr="00731442">
        <w:rPr>
          <w:rFonts w:ascii="Times New Roman" w:eastAsia="Times New Roman" w:hAnsi="Times New Roman" w:cs="Times New Roman"/>
          <w:lang w:val="en-MY"/>
        </w:rPr>
        <w:t>defin</w:t>
      </w:r>
      <w:r w:rsidR="387AE086" w:rsidRPr="00731442">
        <w:rPr>
          <w:rFonts w:ascii="Times New Roman" w:eastAsia="Times New Roman" w:hAnsi="Times New Roman" w:cs="Times New Roman"/>
          <w:lang w:val="en-MY"/>
        </w:rPr>
        <w:t>ing</w:t>
      </w:r>
      <w:r w:rsidR="71C31AB6" w:rsidRPr="00731442">
        <w:rPr>
          <w:rFonts w:ascii="Times New Roman" w:eastAsia="Times New Roman" w:hAnsi="Times New Roman" w:cs="Times New Roman"/>
          <w:lang w:val="en-MY"/>
        </w:rPr>
        <w:t xml:space="preserve"> the scope for unifying these departments into a </w:t>
      </w:r>
      <w:r w:rsidR="103EC026" w:rsidRPr="00731442">
        <w:rPr>
          <w:rFonts w:ascii="Times New Roman" w:eastAsia="Times New Roman" w:hAnsi="Times New Roman" w:cs="Times New Roman"/>
          <w:lang w:val="en-MY"/>
        </w:rPr>
        <w:t>single</w:t>
      </w:r>
      <w:r w:rsidR="71C31AB6" w:rsidRPr="00731442">
        <w:rPr>
          <w:rFonts w:ascii="Times New Roman" w:eastAsia="Times New Roman" w:hAnsi="Times New Roman" w:cs="Times New Roman"/>
          <w:lang w:val="en-MY"/>
        </w:rPr>
        <w:t xml:space="preserve"> platform. </w:t>
      </w:r>
      <w:r w:rsidR="07366FF3" w:rsidRPr="00731442">
        <w:rPr>
          <w:rFonts w:ascii="Times New Roman" w:eastAsia="Times New Roman" w:hAnsi="Times New Roman" w:cs="Times New Roman"/>
          <w:lang w:val="en-MY"/>
        </w:rPr>
        <w:t>The outcome of this phrase is a comprehensive</w:t>
      </w:r>
      <w:r w:rsidR="71C31AB6" w:rsidRPr="00731442">
        <w:rPr>
          <w:rFonts w:ascii="Times New Roman" w:eastAsia="Times New Roman" w:hAnsi="Times New Roman" w:cs="Times New Roman"/>
          <w:lang w:val="en-MY"/>
        </w:rPr>
        <w:t xml:space="preserve"> Problem Statement and User Requireme</w:t>
      </w:r>
      <w:r w:rsidR="342AF3DB" w:rsidRPr="00731442">
        <w:rPr>
          <w:rFonts w:ascii="Times New Roman" w:eastAsia="Times New Roman" w:hAnsi="Times New Roman" w:cs="Times New Roman"/>
          <w:lang w:val="en-MY"/>
        </w:rPr>
        <w:t xml:space="preserve">nt Specification (URS) </w:t>
      </w:r>
      <w:r w:rsidR="23622321" w:rsidRPr="00731442">
        <w:rPr>
          <w:rFonts w:ascii="Times New Roman" w:eastAsia="Times New Roman" w:hAnsi="Times New Roman" w:cs="Times New Roman"/>
          <w:lang w:val="en-MY"/>
        </w:rPr>
        <w:t xml:space="preserve">that clearly </w:t>
      </w:r>
      <w:r w:rsidR="342AF3DB" w:rsidRPr="00731442">
        <w:rPr>
          <w:rFonts w:ascii="Times New Roman" w:eastAsia="Times New Roman" w:hAnsi="Times New Roman" w:cs="Times New Roman"/>
          <w:lang w:val="en-MY"/>
        </w:rPr>
        <w:t>identif</w:t>
      </w:r>
      <w:r w:rsidR="0AD80E58" w:rsidRPr="00731442">
        <w:rPr>
          <w:rFonts w:ascii="Times New Roman" w:eastAsia="Times New Roman" w:hAnsi="Times New Roman" w:cs="Times New Roman"/>
          <w:lang w:val="en-MY"/>
        </w:rPr>
        <w:t>ies</w:t>
      </w:r>
      <w:r w:rsidR="342AF3DB" w:rsidRPr="00731442">
        <w:rPr>
          <w:rFonts w:ascii="Times New Roman" w:eastAsia="Times New Roman" w:hAnsi="Times New Roman" w:cs="Times New Roman"/>
          <w:lang w:val="en-MY"/>
        </w:rPr>
        <w:t xml:space="preserve"> </w:t>
      </w:r>
      <w:r w:rsidR="31B6E728" w:rsidRPr="00731442">
        <w:rPr>
          <w:rFonts w:ascii="Times New Roman" w:eastAsia="Times New Roman" w:hAnsi="Times New Roman" w:cs="Times New Roman"/>
          <w:lang w:val="en-MY"/>
        </w:rPr>
        <w:t xml:space="preserve">the </w:t>
      </w:r>
      <w:r w:rsidR="342AF3DB" w:rsidRPr="00731442">
        <w:rPr>
          <w:rFonts w:ascii="Times New Roman" w:eastAsia="Times New Roman" w:hAnsi="Times New Roman" w:cs="Times New Roman"/>
          <w:lang w:val="en-MY"/>
        </w:rPr>
        <w:t>gaps in the current architecture.</w:t>
      </w:r>
    </w:p>
    <w:p w14:paraId="5D4A6DE9" w14:textId="3DA66274" w:rsidR="009E4F4E" w:rsidRPr="00731442" w:rsidRDefault="672B79BC" w:rsidP="2BAA8972">
      <w:pPr>
        <w:pStyle w:val="Heading3"/>
        <w:rPr>
          <w:rFonts w:ascii="Times New Roman" w:eastAsia="Times New Roman" w:hAnsi="Times New Roman" w:cs="Times New Roman"/>
          <w:b/>
          <w:bCs/>
          <w:color w:val="auto"/>
          <w:sz w:val="24"/>
          <w:szCs w:val="24"/>
          <w:lang w:val="en-MY"/>
        </w:rPr>
      </w:pPr>
      <w:bookmarkStart w:id="56" w:name="_Toc1111099051"/>
      <w:r w:rsidRPr="00731442">
        <w:rPr>
          <w:rFonts w:ascii="Times New Roman" w:eastAsia="Times New Roman" w:hAnsi="Times New Roman" w:cs="Times New Roman"/>
          <w:b/>
          <w:bCs/>
          <w:color w:val="auto"/>
          <w:sz w:val="24"/>
          <w:szCs w:val="24"/>
          <w:lang w:val="en-MY"/>
        </w:rPr>
        <w:t>3.3.</w:t>
      </w:r>
      <w:r w:rsidR="55DC4362" w:rsidRPr="00731442">
        <w:rPr>
          <w:rFonts w:ascii="Times New Roman" w:eastAsia="Times New Roman" w:hAnsi="Times New Roman" w:cs="Times New Roman"/>
          <w:b/>
          <w:bCs/>
          <w:color w:val="auto"/>
          <w:sz w:val="24"/>
          <w:szCs w:val="24"/>
          <w:lang w:val="en-MY"/>
        </w:rPr>
        <w:t>2</w:t>
      </w:r>
      <w:r w:rsidRPr="00731442">
        <w:rPr>
          <w:rFonts w:ascii="Times New Roman" w:eastAsia="Times New Roman" w:hAnsi="Times New Roman" w:cs="Times New Roman"/>
          <w:b/>
          <w:bCs/>
          <w:color w:val="auto"/>
          <w:sz w:val="24"/>
          <w:szCs w:val="24"/>
          <w:lang w:val="en-MY"/>
        </w:rPr>
        <w:t xml:space="preserve"> Design</w:t>
      </w:r>
      <w:bookmarkEnd w:id="56"/>
    </w:p>
    <w:p w14:paraId="566AD2FA" w14:textId="75306AE6" w:rsidR="009E4F4E" w:rsidRPr="00731442" w:rsidRDefault="672B79BC"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Based on the requirements gathered, the team moves to the design phase</w:t>
      </w:r>
      <w:r w:rsidR="1254E187" w:rsidRPr="00731442">
        <w:rPr>
          <w:rFonts w:ascii="Times New Roman" w:eastAsia="Times New Roman" w:hAnsi="Times New Roman" w:cs="Times New Roman"/>
          <w:lang w:val="en-MY"/>
        </w:rPr>
        <w:t xml:space="preserve"> to</w:t>
      </w:r>
      <w:r w:rsidRPr="00731442">
        <w:rPr>
          <w:rFonts w:ascii="Times New Roman" w:eastAsia="Times New Roman" w:hAnsi="Times New Roman" w:cs="Times New Roman"/>
          <w:lang w:val="en-MY"/>
        </w:rPr>
        <w:t xml:space="preserve"> creat</w:t>
      </w:r>
      <w:r w:rsidR="4F0E27BB" w:rsidRPr="00731442">
        <w:rPr>
          <w:rFonts w:ascii="Times New Roman" w:eastAsia="Times New Roman" w:hAnsi="Times New Roman" w:cs="Times New Roman"/>
          <w:lang w:val="en-MY"/>
        </w:rPr>
        <w:t>e</w:t>
      </w:r>
      <w:r w:rsidRPr="00731442">
        <w:rPr>
          <w:rFonts w:ascii="Times New Roman" w:eastAsia="Times New Roman" w:hAnsi="Times New Roman" w:cs="Times New Roman"/>
          <w:lang w:val="en-MY"/>
        </w:rPr>
        <w:t xml:space="preserve"> the architectural blueprints that define </w:t>
      </w:r>
      <w:r w:rsidR="59DF3094" w:rsidRPr="00731442">
        <w:rPr>
          <w:rFonts w:ascii="Times New Roman" w:eastAsia="Times New Roman" w:hAnsi="Times New Roman" w:cs="Times New Roman"/>
          <w:lang w:val="en-MY"/>
        </w:rPr>
        <w:t>the “To-Be” state of the organization. The</w:t>
      </w:r>
      <w:r w:rsidR="72DAB791" w:rsidRPr="00731442">
        <w:rPr>
          <w:rFonts w:ascii="Times New Roman" w:eastAsia="Times New Roman" w:hAnsi="Times New Roman" w:cs="Times New Roman"/>
          <w:lang w:val="en-MY"/>
        </w:rPr>
        <w:t xml:space="preserve"> team adopts the TOGAF (The Open Group Architecture Framework) approach to model the target </w:t>
      </w:r>
      <w:r w:rsidR="7B73C9E0" w:rsidRPr="00731442">
        <w:rPr>
          <w:rFonts w:ascii="Times New Roman" w:eastAsia="Times New Roman" w:hAnsi="Times New Roman" w:cs="Times New Roman"/>
          <w:lang w:val="en-MY"/>
        </w:rPr>
        <w:t>architecture includ</w:t>
      </w:r>
      <w:r w:rsidR="14C2F0D8" w:rsidRPr="00731442">
        <w:rPr>
          <w:rFonts w:ascii="Times New Roman" w:eastAsia="Times New Roman" w:hAnsi="Times New Roman" w:cs="Times New Roman"/>
          <w:lang w:val="en-MY"/>
        </w:rPr>
        <w:t xml:space="preserve">ing </w:t>
      </w:r>
      <w:r w:rsidR="7B73C9E0" w:rsidRPr="00731442">
        <w:rPr>
          <w:rFonts w:ascii="Times New Roman" w:eastAsia="Times New Roman" w:hAnsi="Times New Roman" w:cs="Times New Roman"/>
          <w:lang w:val="en-MY"/>
        </w:rPr>
        <w:t>the Business, Data, Application, and Technology</w:t>
      </w:r>
      <w:r w:rsidR="4613FEAA" w:rsidRPr="00731442">
        <w:rPr>
          <w:rFonts w:ascii="Times New Roman" w:eastAsia="Times New Roman" w:hAnsi="Times New Roman" w:cs="Times New Roman"/>
          <w:lang w:val="en-MY"/>
        </w:rPr>
        <w:t xml:space="preserve"> layers</w:t>
      </w:r>
      <w:r w:rsidR="7B73C9E0" w:rsidRPr="00731442">
        <w:rPr>
          <w:rFonts w:ascii="Times New Roman" w:eastAsia="Times New Roman" w:hAnsi="Times New Roman" w:cs="Times New Roman"/>
          <w:lang w:val="en-MY"/>
        </w:rPr>
        <w:t xml:space="preserve"> requi</w:t>
      </w:r>
      <w:r w:rsidR="2528706A" w:rsidRPr="00731442">
        <w:rPr>
          <w:rFonts w:ascii="Times New Roman" w:eastAsia="Times New Roman" w:hAnsi="Times New Roman" w:cs="Times New Roman"/>
          <w:lang w:val="en-MY"/>
        </w:rPr>
        <w:t>re</w:t>
      </w:r>
      <w:r w:rsidR="144D7712" w:rsidRPr="00731442">
        <w:rPr>
          <w:rFonts w:ascii="Times New Roman" w:eastAsia="Times New Roman" w:hAnsi="Times New Roman" w:cs="Times New Roman"/>
          <w:lang w:val="en-MY"/>
        </w:rPr>
        <w:t xml:space="preserve">d </w:t>
      </w:r>
      <w:r w:rsidR="59676E72" w:rsidRPr="00731442">
        <w:rPr>
          <w:rFonts w:ascii="Times New Roman" w:eastAsia="Times New Roman" w:hAnsi="Times New Roman" w:cs="Times New Roman"/>
          <w:lang w:val="en-MY"/>
        </w:rPr>
        <w:t>t</w:t>
      </w:r>
      <w:r w:rsidR="144D7712" w:rsidRPr="00731442">
        <w:rPr>
          <w:rFonts w:ascii="Times New Roman" w:eastAsia="Times New Roman" w:hAnsi="Times New Roman" w:cs="Times New Roman"/>
          <w:lang w:val="en-MY"/>
        </w:rPr>
        <w:t xml:space="preserve">o support a unified university platform. </w:t>
      </w:r>
      <w:r w:rsidR="5535AE43" w:rsidRPr="00731442">
        <w:rPr>
          <w:rFonts w:ascii="Times New Roman" w:eastAsia="Times New Roman" w:hAnsi="Times New Roman" w:cs="Times New Roman"/>
          <w:lang w:val="en-MY"/>
        </w:rPr>
        <w:t>This phase concludes with the production of h</w:t>
      </w:r>
      <w:r w:rsidR="144D7712" w:rsidRPr="00731442">
        <w:rPr>
          <w:rFonts w:ascii="Times New Roman" w:eastAsia="Times New Roman" w:hAnsi="Times New Roman" w:cs="Times New Roman"/>
          <w:lang w:val="en-MY"/>
        </w:rPr>
        <w:t>igh-level architectural diagrams and a p</w:t>
      </w:r>
      <w:r w:rsidR="25AA336B" w:rsidRPr="00731442">
        <w:rPr>
          <w:rFonts w:ascii="Times New Roman" w:eastAsia="Times New Roman" w:hAnsi="Times New Roman" w:cs="Times New Roman"/>
          <w:lang w:val="en-MY"/>
        </w:rPr>
        <w:t xml:space="preserve">roposed Enterprise Architecture </w:t>
      </w:r>
      <w:r w:rsidR="144D7712" w:rsidRPr="00731442">
        <w:rPr>
          <w:rFonts w:ascii="Times New Roman" w:eastAsia="Times New Roman" w:hAnsi="Times New Roman" w:cs="Times New Roman"/>
          <w:lang w:val="en-MY"/>
        </w:rPr>
        <w:t>design docum</w:t>
      </w:r>
      <w:r w:rsidR="29C4ACEB" w:rsidRPr="00731442">
        <w:rPr>
          <w:rFonts w:ascii="Times New Roman" w:eastAsia="Times New Roman" w:hAnsi="Times New Roman" w:cs="Times New Roman"/>
          <w:lang w:val="en-MY"/>
        </w:rPr>
        <w:t>ent</w:t>
      </w:r>
      <w:r w:rsidR="6427B499" w:rsidRPr="00731442">
        <w:rPr>
          <w:rFonts w:ascii="Times New Roman" w:eastAsia="Times New Roman" w:hAnsi="Times New Roman" w:cs="Times New Roman"/>
          <w:lang w:val="en-MY"/>
        </w:rPr>
        <w:t xml:space="preserve"> that solves the issues identified in the analysis phase</w:t>
      </w:r>
      <w:r w:rsidR="29C4ACEB" w:rsidRPr="00731442">
        <w:rPr>
          <w:rFonts w:ascii="Times New Roman" w:eastAsia="Times New Roman" w:hAnsi="Times New Roman" w:cs="Times New Roman"/>
          <w:lang w:val="en-MY"/>
        </w:rPr>
        <w:t>.</w:t>
      </w:r>
    </w:p>
    <w:p w14:paraId="084D0640" w14:textId="0228CC6E" w:rsidR="009E4F4E" w:rsidRPr="00731442" w:rsidRDefault="29C4ACEB" w:rsidP="2BAA8972">
      <w:pPr>
        <w:pStyle w:val="Heading3"/>
        <w:rPr>
          <w:rFonts w:ascii="Times New Roman" w:eastAsia="Times New Roman" w:hAnsi="Times New Roman" w:cs="Times New Roman"/>
          <w:b/>
          <w:bCs/>
          <w:color w:val="auto"/>
          <w:sz w:val="24"/>
          <w:szCs w:val="24"/>
          <w:lang w:val="en-MY"/>
        </w:rPr>
      </w:pPr>
      <w:bookmarkStart w:id="57" w:name="_Toc1974856122"/>
      <w:r w:rsidRPr="00731442">
        <w:rPr>
          <w:rFonts w:ascii="Times New Roman" w:eastAsia="Times New Roman" w:hAnsi="Times New Roman" w:cs="Times New Roman"/>
          <w:b/>
          <w:bCs/>
          <w:color w:val="auto"/>
          <w:sz w:val="24"/>
          <w:szCs w:val="24"/>
          <w:lang w:val="en-MY"/>
        </w:rPr>
        <w:lastRenderedPageBreak/>
        <w:t>3.3.</w:t>
      </w:r>
      <w:r w:rsidR="024EADF3" w:rsidRPr="00731442">
        <w:rPr>
          <w:rFonts w:ascii="Times New Roman" w:eastAsia="Times New Roman" w:hAnsi="Times New Roman" w:cs="Times New Roman"/>
          <w:b/>
          <w:bCs/>
          <w:color w:val="auto"/>
          <w:sz w:val="24"/>
          <w:szCs w:val="24"/>
          <w:lang w:val="en-MY"/>
        </w:rPr>
        <w:t>3</w:t>
      </w:r>
      <w:r w:rsidRPr="00731442">
        <w:rPr>
          <w:rFonts w:ascii="Times New Roman" w:eastAsia="Times New Roman" w:hAnsi="Times New Roman" w:cs="Times New Roman"/>
          <w:b/>
          <w:bCs/>
          <w:color w:val="auto"/>
          <w:sz w:val="24"/>
          <w:szCs w:val="24"/>
          <w:lang w:val="en-MY"/>
        </w:rPr>
        <w:t xml:space="preserve"> Development</w:t>
      </w:r>
      <w:bookmarkEnd w:id="57"/>
    </w:p>
    <w:p w14:paraId="46AB89A8" w14:textId="4E40C217" w:rsidR="009E4F4E" w:rsidRPr="00731442" w:rsidRDefault="29C4ACEB"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Since this project focuses on proposing a blueprint rather than building software, the development phase involves the detailed</w:t>
      </w:r>
      <w:r w:rsidR="184CD076" w:rsidRPr="00731442">
        <w:rPr>
          <w:rFonts w:ascii="Times New Roman" w:eastAsia="Times New Roman" w:hAnsi="Times New Roman" w:cs="Times New Roman"/>
          <w:lang w:val="en-MY"/>
        </w:rPr>
        <w:t xml:space="preserve"> construction of the architectural solution and the st</w:t>
      </w:r>
      <w:r w:rsidR="64E6BA17" w:rsidRPr="00731442">
        <w:rPr>
          <w:rFonts w:ascii="Times New Roman" w:eastAsia="Times New Roman" w:hAnsi="Times New Roman" w:cs="Times New Roman"/>
          <w:lang w:val="en-MY"/>
        </w:rPr>
        <w:t>rategic roadmap. The team develops the Transition Architecture</w:t>
      </w:r>
      <w:r w:rsidR="76015CE1" w:rsidRPr="00731442">
        <w:rPr>
          <w:rFonts w:ascii="Times New Roman" w:eastAsia="Times New Roman" w:hAnsi="Times New Roman" w:cs="Times New Roman"/>
          <w:lang w:val="en-MY"/>
        </w:rPr>
        <w:t>,</w:t>
      </w:r>
      <w:r w:rsidR="34545FB7" w:rsidRPr="00731442">
        <w:rPr>
          <w:rFonts w:ascii="Times New Roman" w:eastAsia="Times New Roman" w:hAnsi="Times New Roman" w:cs="Times New Roman"/>
          <w:lang w:val="en-MY"/>
        </w:rPr>
        <w:t xml:space="preserve"> </w:t>
      </w:r>
      <w:r w:rsidR="64E6BA17" w:rsidRPr="00731442">
        <w:rPr>
          <w:rFonts w:ascii="Times New Roman" w:eastAsia="Times New Roman" w:hAnsi="Times New Roman" w:cs="Times New Roman"/>
          <w:lang w:val="en-MY"/>
        </w:rPr>
        <w:t xml:space="preserve">defining the standards and logical specifications required to bridge the gap between the current </w:t>
      </w:r>
      <w:r w:rsidR="7E9C5A18" w:rsidRPr="00731442">
        <w:rPr>
          <w:rFonts w:ascii="Times New Roman" w:eastAsia="Times New Roman" w:hAnsi="Times New Roman" w:cs="Times New Roman"/>
          <w:lang w:val="en-MY"/>
        </w:rPr>
        <w:t>disconnected systems and the proposed unified platform.</w:t>
      </w:r>
      <w:r w:rsidR="64E6BA17" w:rsidRPr="00731442">
        <w:rPr>
          <w:rFonts w:ascii="Times New Roman" w:eastAsia="Times New Roman" w:hAnsi="Times New Roman" w:cs="Times New Roman"/>
          <w:lang w:val="en-MY"/>
        </w:rPr>
        <w:t xml:space="preserve"> </w:t>
      </w:r>
      <w:r w:rsidR="7CF9D33F" w:rsidRPr="00731442">
        <w:rPr>
          <w:rFonts w:ascii="Times New Roman" w:eastAsia="Times New Roman" w:hAnsi="Times New Roman" w:cs="Times New Roman"/>
          <w:lang w:val="en-MY"/>
        </w:rPr>
        <w:t>The primary deliverables from this phase are a complete EA Implementation Plan and a detailed migration strategy.</w:t>
      </w:r>
    </w:p>
    <w:p w14:paraId="6DE53549" w14:textId="2FA24FA6" w:rsidR="009E4F4E" w:rsidRPr="00731442" w:rsidRDefault="3C0F8512" w:rsidP="2BAA8972">
      <w:pPr>
        <w:pStyle w:val="Heading3"/>
        <w:rPr>
          <w:rFonts w:ascii="Times New Roman" w:eastAsia="Times New Roman" w:hAnsi="Times New Roman" w:cs="Times New Roman"/>
          <w:b/>
          <w:bCs/>
          <w:color w:val="auto"/>
          <w:sz w:val="24"/>
          <w:szCs w:val="24"/>
          <w:lang w:val="en-MY"/>
        </w:rPr>
      </w:pPr>
      <w:bookmarkStart w:id="58" w:name="_Toc1000050417"/>
      <w:r w:rsidRPr="00731442">
        <w:rPr>
          <w:rFonts w:ascii="Times New Roman" w:eastAsia="Times New Roman" w:hAnsi="Times New Roman" w:cs="Times New Roman"/>
          <w:b/>
          <w:bCs/>
          <w:color w:val="auto"/>
          <w:sz w:val="24"/>
          <w:szCs w:val="24"/>
          <w:lang w:val="en-MY"/>
        </w:rPr>
        <w:t>3.3.4 Testing</w:t>
      </w:r>
      <w:bookmarkEnd w:id="58"/>
    </w:p>
    <w:p w14:paraId="1044C363" w14:textId="0ECF32BB" w:rsidR="009E4F4E" w:rsidRPr="00731442" w:rsidRDefault="3C0F8512"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Before the architecture is finalized, it undergoes a verification process to ensure it al</w:t>
      </w:r>
      <w:r w:rsidR="0BDAAC26" w:rsidRPr="00731442">
        <w:rPr>
          <w:rFonts w:ascii="Times New Roman" w:eastAsia="Times New Roman" w:hAnsi="Times New Roman" w:cs="Times New Roman"/>
          <w:lang w:val="en-MY"/>
        </w:rPr>
        <w:t>igns with UTHM’s operational goals and technical standards. The proposed blueprint is validated through an Expert Review process, where the team presents the architectural design to the UTHM D</w:t>
      </w:r>
      <w:r w:rsidR="3F15B414" w:rsidRPr="00731442">
        <w:rPr>
          <w:rFonts w:ascii="Times New Roman" w:eastAsia="Times New Roman" w:hAnsi="Times New Roman" w:cs="Times New Roman"/>
          <w:lang w:val="en-MY"/>
        </w:rPr>
        <w:t>ata Officer to verify that the unified data models and integration strategies are feasible and accurate. This phase produces a validation report and a summary of feedback from domain experts to confirm the architecture add</w:t>
      </w:r>
      <w:r w:rsidR="675D1DF5" w:rsidRPr="00731442">
        <w:rPr>
          <w:rFonts w:ascii="Times New Roman" w:eastAsia="Times New Roman" w:hAnsi="Times New Roman" w:cs="Times New Roman"/>
          <w:lang w:val="en-MY"/>
        </w:rPr>
        <w:t>resses the identified gaps.</w:t>
      </w:r>
    </w:p>
    <w:p w14:paraId="4BFF9B1F" w14:textId="2B1D91AE" w:rsidR="009E4F4E" w:rsidRPr="00731442" w:rsidRDefault="675D1DF5" w:rsidP="2BAA8972">
      <w:pPr>
        <w:pStyle w:val="Heading3"/>
        <w:rPr>
          <w:rFonts w:ascii="Times New Roman" w:eastAsia="Times New Roman" w:hAnsi="Times New Roman" w:cs="Times New Roman"/>
          <w:b/>
          <w:bCs/>
          <w:color w:val="auto"/>
          <w:sz w:val="24"/>
          <w:szCs w:val="24"/>
          <w:lang w:val="en-MY"/>
        </w:rPr>
      </w:pPr>
      <w:bookmarkStart w:id="59" w:name="_Toc838435638"/>
      <w:r w:rsidRPr="00731442">
        <w:rPr>
          <w:rFonts w:ascii="Times New Roman" w:eastAsia="Times New Roman" w:hAnsi="Times New Roman" w:cs="Times New Roman"/>
          <w:b/>
          <w:bCs/>
          <w:color w:val="auto"/>
          <w:sz w:val="24"/>
          <w:szCs w:val="24"/>
          <w:lang w:val="en-MY"/>
        </w:rPr>
        <w:t>3.3.5 Deployment</w:t>
      </w:r>
      <w:bookmarkEnd w:id="59"/>
    </w:p>
    <w:p w14:paraId="4078D1DC" w14:textId="220D402D" w:rsidR="009E4F4E" w:rsidRPr="00731442" w:rsidRDefault="675D1DF5"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Once the design is verified, the architecture is ready for delivery to the stakeholders. The final Enterprise Architecture</w:t>
      </w:r>
      <w:r w:rsidR="6E932C17" w:rsidRPr="00731442">
        <w:rPr>
          <w:rFonts w:ascii="Times New Roman" w:eastAsia="Times New Roman" w:hAnsi="Times New Roman" w:cs="Times New Roman"/>
          <w:lang w:val="en-MY"/>
        </w:rPr>
        <w:t xml:space="preserve"> proposal is formally presented to the university management, marking the transition from planning</w:t>
      </w:r>
      <w:r w:rsidR="3C66E44E" w:rsidRPr="00731442">
        <w:rPr>
          <w:rFonts w:ascii="Times New Roman" w:eastAsia="Times New Roman" w:hAnsi="Times New Roman" w:cs="Times New Roman"/>
          <w:lang w:val="en-MY"/>
        </w:rPr>
        <w:t xml:space="preserve"> to potential adoption. </w:t>
      </w:r>
      <w:r w:rsidR="6065CD77" w:rsidRPr="00731442">
        <w:rPr>
          <w:rFonts w:ascii="Times New Roman" w:eastAsia="Times New Roman" w:hAnsi="Times New Roman" w:cs="Times New Roman"/>
          <w:lang w:val="en-MY"/>
        </w:rPr>
        <w:t>For</w:t>
      </w:r>
      <w:r w:rsidR="3C66E44E" w:rsidRPr="00731442">
        <w:rPr>
          <w:rFonts w:ascii="Times New Roman" w:eastAsia="Times New Roman" w:hAnsi="Times New Roman" w:cs="Times New Roman"/>
          <w:lang w:val="en-MY"/>
        </w:rPr>
        <w:t xml:space="preserve"> this project, this phase represents the submission of the final project report and the formal presentation of the unified platform proposal.</w:t>
      </w:r>
    </w:p>
    <w:p w14:paraId="53E93DD3" w14:textId="24D4D965" w:rsidR="009E4F4E" w:rsidRPr="00731442" w:rsidRDefault="0F98F0FA" w:rsidP="2BAA8972">
      <w:pPr>
        <w:pStyle w:val="Heading3"/>
        <w:rPr>
          <w:rFonts w:ascii="Times New Roman" w:eastAsia="Times New Roman" w:hAnsi="Times New Roman" w:cs="Times New Roman"/>
          <w:b/>
          <w:bCs/>
          <w:color w:val="auto"/>
          <w:sz w:val="24"/>
          <w:szCs w:val="24"/>
          <w:lang w:val="en-MY"/>
        </w:rPr>
      </w:pPr>
      <w:bookmarkStart w:id="60" w:name="_Toc873846473"/>
      <w:r w:rsidRPr="00731442">
        <w:rPr>
          <w:rFonts w:ascii="Times New Roman" w:eastAsia="Times New Roman" w:hAnsi="Times New Roman" w:cs="Times New Roman"/>
          <w:b/>
          <w:bCs/>
          <w:color w:val="auto"/>
          <w:sz w:val="24"/>
          <w:szCs w:val="24"/>
          <w:lang w:val="en-MY"/>
        </w:rPr>
        <w:t>3.3.6 Maintenance</w:t>
      </w:r>
      <w:bookmarkEnd w:id="60"/>
    </w:p>
    <w:p w14:paraId="41944320" w14:textId="35B7AABB" w:rsidR="009E4F4E" w:rsidRPr="00731442" w:rsidRDefault="0F98F0FA"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final phase focuses on the long-term sustainability of the architecture. Although this project concludes upon submission, this phase outlines reco</w:t>
      </w:r>
      <w:r w:rsidR="6963E676" w:rsidRPr="00731442">
        <w:rPr>
          <w:rFonts w:ascii="Times New Roman" w:eastAsia="Times New Roman" w:hAnsi="Times New Roman" w:cs="Times New Roman"/>
          <w:lang w:val="en-MY"/>
        </w:rPr>
        <w:t>mmendations for future governance to ensure the unified platform remains adaptable to new educational technologies or changes in UTHM’s strategic direction. The key out</w:t>
      </w:r>
      <w:r w:rsidR="3D784E4C" w:rsidRPr="00731442">
        <w:rPr>
          <w:rFonts w:ascii="Times New Roman" w:eastAsia="Times New Roman" w:hAnsi="Times New Roman" w:cs="Times New Roman"/>
          <w:lang w:val="en-MY"/>
        </w:rPr>
        <w:t>put here is a set of recommendations for future architecture governance and scalability.</w:t>
      </w:r>
    </w:p>
    <w:p w14:paraId="43494E02" w14:textId="3E320763" w:rsidR="009E4F4E" w:rsidRPr="00731442" w:rsidRDefault="0BA5A4CB" w:rsidP="2BAA8972">
      <w:pPr>
        <w:pStyle w:val="Heading2"/>
        <w:spacing w:before="0" w:after="160"/>
        <w:jc w:val="both"/>
        <w:rPr>
          <w:rFonts w:ascii="Times New Roman" w:eastAsia="Times New Roman" w:hAnsi="Times New Roman" w:cs="Times New Roman"/>
          <w:sz w:val="24"/>
          <w:szCs w:val="24"/>
        </w:rPr>
      </w:pPr>
      <w:bookmarkStart w:id="61" w:name="_Toc416412121"/>
      <w:r w:rsidRPr="00731442">
        <w:rPr>
          <w:rFonts w:ascii="Times New Roman" w:eastAsia="Times New Roman" w:hAnsi="Times New Roman" w:cs="Times New Roman"/>
          <w:b/>
          <w:bCs/>
          <w:sz w:val="24"/>
          <w:szCs w:val="24"/>
          <w:lang w:val="en-MY"/>
        </w:rPr>
        <w:lastRenderedPageBreak/>
        <w:t>3.4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PROJECT PLANNING SCHEDULE</w:t>
      </w:r>
      <w:bookmarkEnd w:id="61"/>
    </w:p>
    <w:p w14:paraId="5345FF6F" w14:textId="2B5F56D5" w:rsidR="009E4F4E" w:rsidRPr="00731442" w:rsidRDefault="77A7E1A5"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project planning schedule, as illustrated in Figure xx, follows the sequential stages of the Waterfall methodology to ensure a structure development process. The timeline begins with a collective planning and anal</w:t>
      </w:r>
      <w:r w:rsidR="4036500A" w:rsidRPr="00731442">
        <w:rPr>
          <w:rFonts w:ascii="Times New Roman" w:eastAsia="Times New Roman" w:hAnsi="Times New Roman" w:cs="Times New Roman"/>
          <w:lang w:val="en-MY"/>
        </w:rPr>
        <w:t xml:space="preserve">ysis phase, where the entire team conducts a site visit to UTHM and prepares interview questions to define the system </w:t>
      </w:r>
      <w:r w:rsidR="317F02BA" w:rsidRPr="00731442">
        <w:rPr>
          <w:rFonts w:ascii="Times New Roman" w:eastAsia="Times New Roman" w:hAnsi="Times New Roman" w:cs="Times New Roman"/>
          <w:lang w:val="en-MY"/>
        </w:rPr>
        <w:t>requirements. The</w:t>
      </w:r>
      <w:r w:rsidR="4036500A" w:rsidRPr="00731442">
        <w:rPr>
          <w:rFonts w:ascii="Times New Roman" w:eastAsia="Times New Roman" w:hAnsi="Times New Roman" w:cs="Times New Roman"/>
          <w:lang w:val="en-MY"/>
        </w:rPr>
        <w:t xml:space="preserve"> project moves into design phase, where individual responsibilities are a</w:t>
      </w:r>
      <w:r w:rsidR="4B589E04" w:rsidRPr="00731442">
        <w:rPr>
          <w:rFonts w:ascii="Times New Roman" w:eastAsia="Times New Roman" w:hAnsi="Times New Roman" w:cs="Times New Roman"/>
          <w:lang w:val="en-MY"/>
        </w:rPr>
        <w:t xml:space="preserve">ssigned to </w:t>
      </w:r>
      <w:r w:rsidR="4A06A43A" w:rsidRPr="00731442">
        <w:rPr>
          <w:rFonts w:ascii="Times New Roman" w:eastAsia="Times New Roman" w:hAnsi="Times New Roman" w:cs="Times New Roman"/>
          <w:lang w:val="en-MY"/>
        </w:rPr>
        <w:t>all team members</w:t>
      </w:r>
      <w:r w:rsidR="4B589E04" w:rsidRPr="00731442">
        <w:rPr>
          <w:rFonts w:ascii="Times New Roman" w:eastAsia="Times New Roman" w:hAnsi="Times New Roman" w:cs="Times New Roman"/>
          <w:lang w:val="en-MY"/>
        </w:rPr>
        <w:t xml:space="preserve"> to develop specific tasks for the seven modules. The schedule then transitions into the implementation phase, focusing on </w:t>
      </w:r>
      <w:r w:rsidR="486BD8E9" w:rsidRPr="00731442">
        <w:rPr>
          <w:rFonts w:ascii="Times New Roman" w:eastAsia="Times New Roman" w:hAnsi="Times New Roman" w:cs="Times New Roman"/>
          <w:lang w:val="en-MY"/>
        </w:rPr>
        <w:t>database</w:t>
      </w:r>
      <w:r w:rsidR="122BF8A7" w:rsidRPr="00731442">
        <w:rPr>
          <w:rFonts w:ascii="Times New Roman" w:eastAsia="Times New Roman" w:hAnsi="Times New Roman" w:cs="Times New Roman"/>
          <w:lang w:val="en-MY"/>
        </w:rPr>
        <w:t xml:space="preserve"> creation, and coding</w:t>
      </w:r>
      <w:r w:rsidR="4EB2905D" w:rsidRPr="00731442">
        <w:rPr>
          <w:rFonts w:ascii="Times New Roman" w:eastAsia="Times New Roman" w:hAnsi="Times New Roman" w:cs="Times New Roman"/>
          <w:lang w:val="en-MY"/>
        </w:rPr>
        <w:t>.</w:t>
      </w:r>
      <w:r w:rsidR="221E5F36" w:rsidRPr="00731442">
        <w:rPr>
          <w:rFonts w:ascii="Times New Roman" w:eastAsia="Times New Roman" w:hAnsi="Times New Roman" w:cs="Times New Roman"/>
          <w:lang w:val="en-MY"/>
        </w:rPr>
        <w:t xml:space="preserve"> Finally, the process concludes with a testing and </w:t>
      </w:r>
      <w:r w:rsidR="51B13F6A" w:rsidRPr="00731442">
        <w:rPr>
          <w:rFonts w:ascii="Times New Roman" w:eastAsia="Times New Roman" w:hAnsi="Times New Roman" w:cs="Times New Roman"/>
          <w:lang w:val="en-MY"/>
        </w:rPr>
        <w:t>deployment</w:t>
      </w:r>
      <w:r w:rsidR="221E5F36" w:rsidRPr="00731442">
        <w:rPr>
          <w:rFonts w:ascii="Times New Roman" w:eastAsia="Times New Roman" w:hAnsi="Times New Roman" w:cs="Times New Roman"/>
          <w:lang w:val="en-MY"/>
        </w:rPr>
        <w:t xml:space="preserve"> phase</w:t>
      </w:r>
      <w:r w:rsidR="58215490" w:rsidRPr="00731442">
        <w:rPr>
          <w:rFonts w:ascii="Times New Roman" w:eastAsia="Times New Roman" w:hAnsi="Times New Roman" w:cs="Times New Roman"/>
          <w:lang w:val="en-MY"/>
        </w:rPr>
        <w:t>.</w:t>
      </w:r>
    </w:p>
    <w:p w14:paraId="2AEA5E4E" w14:textId="00D251A9" w:rsidR="009E4F4E" w:rsidRPr="00731442" w:rsidRDefault="0251311C" w:rsidP="2BAA8972">
      <w:pPr>
        <w:keepNext/>
        <w:keepLines/>
        <w:spacing w:line="360" w:lineRule="auto"/>
        <w:jc w:val="center"/>
        <w:rPr>
          <w:rFonts w:ascii="Times New Roman" w:hAnsi="Times New Roman" w:cs="Times New Roman"/>
        </w:rPr>
      </w:pPr>
      <w:r w:rsidRPr="00731442">
        <w:rPr>
          <w:rFonts w:ascii="Times New Roman" w:hAnsi="Times New Roman" w:cs="Times New Roman"/>
          <w:noProof/>
        </w:rPr>
        <w:drawing>
          <wp:inline distT="0" distB="0" distL="0" distR="0" wp14:anchorId="2595D205" wp14:editId="679474B8">
            <wp:extent cx="5076825" cy="5360303"/>
            <wp:effectExtent l="0" t="0" r="0" b="0"/>
            <wp:docPr id="1350413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3666" name="Picture 1350413666"/>
                    <pic:cNvPicPr/>
                  </pic:nvPicPr>
                  <pic:blipFill>
                    <a:blip r:embed="rId16">
                      <a:extLst>
                        <a:ext uri="{28A0092B-C50C-407E-A947-70E740481C1C}">
                          <a14:useLocalDpi xmlns:a14="http://schemas.microsoft.com/office/drawing/2010/main"/>
                        </a:ext>
                      </a:extLst>
                    </a:blip>
                    <a:stretch>
                      <a:fillRect/>
                    </a:stretch>
                  </pic:blipFill>
                  <pic:spPr>
                    <a:xfrm>
                      <a:off x="0" y="0"/>
                      <a:ext cx="5076825" cy="5360303"/>
                    </a:xfrm>
                    <a:prstGeom prst="rect">
                      <a:avLst/>
                    </a:prstGeom>
                  </pic:spPr>
                </pic:pic>
              </a:graphicData>
            </a:graphic>
          </wp:inline>
        </w:drawing>
      </w:r>
    </w:p>
    <w:p w14:paraId="085D4DE7" w14:textId="7110C231" w:rsidR="084EC85C" w:rsidRPr="00731442" w:rsidRDefault="084EC85C">
      <w:pPr>
        <w:jc w:val="center"/>
        <w:rPr>
          <w:rFonts w:ascii="Times New Roman" w:eastAsia="Times New Roman" w:hAnsi="Times New Roman" w:cs="Times New Roman"/>
        </w:rPr>
        <w:pPrChange w:id="62" w:author="Guest User" w:date="2025-12-28T09:48:00Z">
          <w:pPr>
            <w:jc w:val="both"/>
          </w:pPr>
        </w:pPrChange>
      </w:pPr>
      <w:r w:rsidRPr="00731442">
        <w:rPr>
          <w:rFonts w:ascii="Times New Roman" w:eastAsia="Times New Roman" w:hAnsi="Times New Roman" w:cs="Times New Roman"/>
          <w:color w:val="000000" w:themeColor="text1"/>
        </w:rPr>
        <w:t xml:space="preserve">Figure </w:t>
      </w:r>
      <w:r w:rsidR="4651EA55" w:rsidRPr="00731442">
        <w:rPr>
          <w:rFonts w:ascii="Times New Roman" w:eastAsia="Times New Roman" w:hAnsi="Times New Roman" w:cs="Times New Roman"/>
          <w:color w:val="000000" w:themeColor="text1"/>
        </w:rPr>
        <w:t>3.2</w:t>
      </w:r>
      <w:r w:rsidRPr="00731442">
        <w:rPr>
          <w:rFonts w:ascii="Times New Roman" w:eastAsia="Times New Roman" w:hAnsi="Times New Roman" w:cs="Times New Roman"/>
          <w:color w:val="000000" w:themeColor="text1"/>
        </w:rPr>
        <w:t xml:space="preserve">: </w:t>
      </w:r>
      <w:r w:rsidRPr="00731442">
        <w:rPr>
          <w:rFonts w:ascii="Times New Roman" w:hAnsi="Times New Roman" w:cs="Times New Roman"/>
        </w:rPr>
        <w:fldChar w:fldCharType="begin"/>
      </w:r>
      <w:r w:rsidRPr="00731442">
        <w:rPr>
          <w:rFonts w:ascii="Times New Roman" w:hAnsi="Times New Roman" w:cs="Times New Roman"/>
        </w:rPr>
        <w:instrText>HYPERLINK "https://drive.google.com/drive/folders/1XUCzg2SAMiw-3WIIF9TSsRIgr0c9f-Kt?usp=sharing" \h</w:instrText>
      </w:r>
      <w:r w:rsidRPr="00731442">
        <w:rPr>
          <w:rFonts w:ascii="Times New Roman" w:hAnsi="Times New Roman" w:cs="Times New Roman"/>
        </w:rPr>
      </w:r>
      <w:r w:rsidRPr="00731442">
        <w:rPr>
          <w:rFonts w:ascii="Times New Roman" w:hAnsi="Times New Roman" w:cs="Times New Roman"/>
        </w:rPr>
        <w:fldChar w:fldCharType="separate"/>
      </w:r>
      <w:r w:rsidRPr="00731442">
        <w:rPr>
          <w:rStyle w:val="Hyperlink"/>
          <w:rFonts w:ascii="Times New Roman" w:eastAsia="Times New Roman" w:hAnsi="Times New Roman" w:cs="Times New Roman"/>
        </w:rPr>
        <w:t>Gantt Chart</w:t>
      </w:r>
      <w:r w:rsidRPr="00731442">
        <w:rPr>
          <w:rFonts w:ascii="Times New Roman" w:hAnsi="Times New Roman" w:cs="Times New Roman"/>
        </w:rPr>
        <w:fldChar w:fldCharType="end"/>
      </w:r>
    </w:p>
    <w:p w14:paraId="33355F1E" w14:textId="4875187F" w:rsidR="009E4F4E" w:rsidRPr="00731442" w:rsidRDefault="0BA5A4CB" w:rsidP="2BAA8972">
      <w:pPr>
        <w:pStyle w:val="Heading2"/>
        <w:spacing w:line="360" w:lineRule="auto"/>
        <w:jc w:val="both"/>
        <w:rPr>
          <w:del w:id="63" w:author="Guest User" w:date="2025-12-28T09:56:00Z" w16du:dateUtc="2025-12-28T09:56:06Z"/>
          <w:rFonts w:ascii="Times New Roman" w:eastAsia="Times New Roman" w:hAnsi="Times New Roman" w:cs="Times New Roman"/>
          <w:sz w:val="24"/>
          <w:szCs w:val="24"/>
        </w:rPr>
      </w:pPr>
      <w:bookmarkStart w:id="64" w:name="_Toc1378009705"/>
      <w:r w:rsidRPr="00731442">
        <w:rPr>
          <w:rFonts w:ascii="Times New Roman" w:eastAsia="Times New Roman" w:hAnsi="Times New Roman" w:cs="Times New Roman"/>
          <w:b/>
          <w:bCs/>
          <w:sz w:val="24"/>
          <w:szCs w:val="24"/>
          <w:lang w:val="en-MY"/>
        </w:rPr>
        <w:lastRenderedPageBreak/>
        <w:t>3.5</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SUMMARY</w:t>
      </w:r>
      <w:bookmarkEnd w:id="64"/>
    </w:p>
    <w:p w14:paraId="20A89E7F" w14:textId="3F083961" w:rsidR="009E4F4E" w:rsidRPr="00731442" w:rsidRDefault="1B1F3089">
      <w:pPr>
        <w:spacing w:before="240" w:line="360" w:lineRule="auto"/>
        <w:jc w:val="both"/>
        <w:rPr>
          <w:rFonts w:ascii="Times New Roman" w:eastAsia="Times New Roman" w:hAnsi="Times New Roman" w:cs="Times New Roman"/>
          <w:color w:val="000000" w:themeColor="text1"/>
        </w:rPr>
        <w:pPrChange w:id="65" w:author="Guest User" w:date="2025-12-28T09:56:00Z">
          <w:pPr>
            <w:jc w:val="both"/>
          </w:pPr>
        </w:pPrChange>
      </w:pPr>
      <w:r w:rsidRPr="00731442">
        <w:rPr>
          <w:rFonts w:ascii="Times New Roman" w:eastAsia="Times New Roman" w:hAnsi="Times New Roman" w:cs="Times New Roman"/>
          <w:color w:val="000000" w:themeColor="text1"/>
        </w:rPr>
        <w:t>The enterprise architecture for Universiti Tun Hussein Onn Malaysia (UTHM) is developed using the Waterfall methodology</w:t>
      </w:r>
      <w:r w:rsidR="191641BB" w:rsidRPr="00731442">
        <w:rPr>
          <w:rFonts w:ascii="Times New Roman" w:eastAsia="Times New Roman" w:hAnsi="Times New Roman" w:cs="Times New Roman"/>
          <w:color w:val="000000" w:themeColor="text1"/>
        </w:rPr>
        <w:t>, which follows a structured and sequential development process. This approach organizes the project into clear phases, including planning, analysis, design, implementation, and t</w:t>
      </w:r>
      <w:r w:rsidR="589A5D85" w:rsidRPr="00731442">
        <w:rPr>
          <w:rFonts w:ascii="Times New Roman" w:eastAsia="Times New Roman" w:hAnsi="Times New Roman" w:cs="Times New Roman"/>
          <w:color w:val="000000" w:themeColor="text1"/>
        </w:rPr>
        <w:t>esting, ensuring that each stage is completed before moving forward and remains aligned with UTHM operational requirements.</w:t>
      </w:r>
    </w:p>
    <w:p w14:paraId="01BA0EFA" w14:textId="781F1E06" w:rsidR="009E4F4E" w:rsidRPr="00731442" w:rsidRDefault="589A5D85"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 xml:space="preserve">The Waterfall methodology is suitable for this project because enterprise architecture involves complex </w:t>
      </w:r>
      <w:r w:rsidR="5A6F9EB5" w:rsidRPr="00731442">
        <w:rPr>
          <w:rFonts w:ascii="Times New Roman" w:eastAsia="Times New Roman" w:hAnsi="Times New Roman" w:cs="Times New Roman"/>
          <w:color w:val="000000" w:themeColor="text1"/>
        </w:rPr>
        <w:t>systems</w:t>
      </w:r>
      <w:r w:rsidR="27448FA9" w:rsidRPr="00731442">
        <w:rPr>
          <w:rFonts w:ascii="Times New Roman" w:eastAsia="Times New Roman" w:hAnsi="Times New Roman" w:cs="Times New Roman"/>
          <w:color w:val="000000" w:themeColor="text1"/>
        </w:rPr>
        <w:t>,</w:t>
      </w:r>
      <w:r w:rsidRPr="00731442">
        <w:rPr>
          <w:rFonts w:ascii="Times New Roman" w:eastAsia="Times New Roman" w:hAnsi="Times New Roman" w:cs="Times New Roman"/>
          <w:color w:val="000000" w:themeColor="text1"/>
        </w:rPr>
        <w:t xml:space="preserve"> and </w:t>
      </w:r>
      <w:r w:rsidR="63AFDDEB" w:rsidRPr="00731442">
        <w:rPr>
          <w:rFonts w:ascii="Times New Roman" w:eastAsia="Times New Roman" w:hAnsi="Times New Roman" w:cs="Times New Roman"/>
          <w:color w:val="000000" w:themeColor="text1"/>
        </w:rPr>
        <w:t>long-term</w:t>
      </w:r>
      <w:r w:rsidRPr="00731442">
        <w:rPr>
          <w:rFonts w:ascii="Times New Roman" w:eastAsia="Times New Roman" w:hAnsi="Times New Roman" w:cs="Times New Roman"/>
          <w:color w:val="000000" w:themeColor="text1"/>
        </w:rPr>
        <w:t xml:space="preserve"> planning that require clearly defined requirements. Understanding </w:t>
      </w:r>
      <w:r w:rsidR="70E3DEE2" w:rsidRPr="00731442">
        <w:rPr>
          <w:rFonts w:ascii="Times New Roman" w:eastAsia="Times New Roman" w:hAnsi="Times New Roman" w:cs="Times New Roman"/>
          <w:color w:val="000000" w:themeColor="text1"/>
        </w:rPr>
        <w:t>all requirements at the early stage helps reduce the risk of system misalignment and improves the quality of architectural design. In addition, clear documentation produced in each phase supports future system mainte</w:t>
      </w:r>
      <w:r w:rsidR="5E8CA7CC" w:rsidRPr="00731442">
        <w:rPr>
          <w:rFonts w:ascii="Times New Roman" w:eastAsia="Times New Roman" w:hAnsi="Times New Roman" w:cs="Times New Roman"/>
          <w:color w:val="000000" w:themeColor="text1"/>
        </w:rPr>
        <w:t>nance and enhancement activities.</w:t>
      </w:r>
    </w:p>
    <w:p w14:paraId="14AAAB79" w14:textId="4EF96488" w:rsidR="009E4F4E" w:rsidRPr="00731442" w:rsidRDefault="5E8CA7CC" w:rsidP="2BAA8972">
      <w:pPr>
        <w:spacing w:before="24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rPr>
        <w:t>The project planning schedule follows the sequential flow of the Waterfall model, beginning with site visits and requirement analysis. The process then moves into the design phase, where responsibilities are distributed among te</w:t>
      </w:r>
      <w:r w:rsidR="73EB346A" w:rsidRPr="00731442">
        <w:rPr>
          <w:rFonts w:ascii="Times New Roman" w:eastAsia="Times New Roman" w:hAnsi="Times New Roman" w:cs="Times New Roman"/>
          <w:color w:val="000000" w:themeColor="text1"/>
        </w:rPr>
        <w:t xml:space="preserve">am members, followed by implementation activities such as database creation and the </w:t>
      </w:r>
      <w:r w:rsidR="44E00797" w:rsidRPr="00731442">
        <w:rPr>
          <w:rFonts w:ascii="Times New Roman" w:eastAsia="Times New Roman" w:hAnsi="Times New Roman" w:cs="Times New Roman"/>
          <w:color w:val="000000" w:themeColor="text1"/>
        </w:rPr>
        <w:t>use</w:t>
      </w:r>
      <w:r w:rsidR="73EB346A" w:rsidRPr="00731442">
        <w:rPr>
          <w:rFonts w:ascii="Times New Roman" w:eastAsia="Times New Roman" w:hAnsi="Times New Roman" w:cs="Times New Roman"/>
          <w:color w:val="000000" w:themeColor="text1"/>
        </w:rPr>
        <w:t xml:space="preserve"> of framework such SAP Build. The project concludes with testing and deployment to ensure the proposed enterprise archit</w:t>
      </w:r>
      <w:r w:rsidR="5CE637E7" w:rsidRPr="00731442">
        <w:rPr>
          <w:rFonts w:ascii="Times New Roman" w:eastAsia="Times New Roman" w:hAnsi="Times New Roman" w:cs="Times New Roman"/>
          <w:color w:val="000000" w:themeColor="text1"/>
        </w:rPr>
        <w:t>ecture functions as intended within the university environment.</w:t>
      </w:r>
    </w:p>
    <w:p w14:paraId="1298A986" w14:textId="70B31E56" w:rsidR="009E4F4E" w:rsidRPr="00731442" w:rsidRDefault="009E4F4E" w:rsidP="2BAA8972">
      <w:pPr>
        <w:jc w:val="both"/>
        <w:rPr>
          <w:rFonts w:ascii="Times New Roman" w:eastAsia="Times New Roman" w:hAnsi="Times New Roman" w:cs="Times New Roman"/>
          <w:color w:val="000000" w:themeColor="text1"/>
        </w:rPr>
      </w:pPr>
    </w:p>
    <w:p w14:paraId="37082628" w14:textId="5EBFD879" w:rsidR="009E4F4E" w:rsidRPr="00731442" w:rsidRDefault="009E4F4E" w:rsidP="2BAA8972">
      <w:pPr>
        <w:jc w:val="both"/>
        <w:rPr>
          <w:rFonts w:ascii="Times New Roman" w:eastAsia="Times New Roman" w:hAnsi="Times New Roman" w:cs="Times New Roman"/>
          <w:color w:val="000000" w:themeColor="text1"/>
        </w:rPr>
      </w:pPr>
    </w:p>
    <w:p w14:paraId="1C43AC68" w14:textId="2D5B8102" w:rsidR="009E4F4E" w:rsidRPr="00731442" w:rsidRDefault="009E4F4E" w:rsidP="2BAA8972">
      <w:pPr>
        <w:jc w:val="both"/>
        <w:rPr>
          <w:rFonts w:ascii="Times New Roman" w:eastAsia="Times New Roman" w:hAnsi="Times New Roman" w:cs="Times New Roman"/>
          <w:color w:val="000000" w:themeColor="text1"/>
        </w:rPr>
      </w:pPr>
    </w:p>
    <w:p w14:paraId="4DCBE30E" w14:textId="6DF6DD54" w:rsidR="009E4F4E" w:rsidRPr="00731442" w:rsidRDefault="009E4F4E" w:rsidP="2BAA8972">
      <w:pPr>
        <w:jc w:val="both"/>
        <w:rPr>
          <w:rFonts w:ascii="Times New Roman" w:eastAsia="Times New Roman" w:hAnsi="Times New Roman" w:cs="Times New Roman"/>
          <w:color w:val="000000" w:themeColor="text1"/>
        </w:rPr>
      </w:pPr>
    </w:p>
    <w:p w14:paraId="63E3D8F4" w14:textId="68731775" w:rsidR="009E4F4E" w:rsidRPr="00731442" w:rsidRDefault="009E4F4E" w:rsidP="2BAA8972">
      <w:pPr>
        <w:jc w:val="both"/>
        <w:rPr>
          <w:rFonts w:ascii="Times New Roman" w:eastAsia="Times New Roman" w:hAnsi="Times New Roman" w:cs="Times New Roman"/>
          <w:color w:val="000000" w:themeColor="text1"/>
        </w:rPr>
      </w:pPr>
    </w:p>
    <w:p w14:paraId="07DDAD0B" w14:textId="015A556F" w:rsidR="009E4F4E" w:rsidRPr="00731442" w:rsidRDefault="009E4F4E" w:rsidP="2BAA8972">
      <w:pPr>
        <w:jc w:val="both"/>
        <w:rPr>
          <w:rFonts w:ascii="Times New Roman" w:eastAsia="Times New Roman" w:hAnsi="Times New Roman" w:cs="Times New Roman"/>
          <w:color w:val="000000" w:themeColor="text1"/>
        </w:rPr>
      </w:pPr>
    </w:p>
    <w:p w14:paraId="022190A1" w14:textId="4B6D8CD5" w:rsidR="009E4F4E" w:rsidRPr="00731442" w:rsidRDefault="009E4F4E" w:rsidP="2BAA8972">
      <w:pPr>
        <w:jc w:val="both"/>
        <w:rPr>
          <w:rFonts w:ascii="Times New Roman" w:eastAsia="Times New Roman" w:hAnsi="Times New Roman" w:cs="Times New Roman"/>
          <w:color w:val="000000" w:themeColor="text1"/>
        </w:rPr>
      </w:pPr>
    </w:p>
    <w:p w14:paraId="7323B114" w14:textId="162ACF07" w:rsidR="009E4F4E" w:rsidRPr="00731442" w:rsidRDefault="009E4F4E" w:rsidP="2BAA8972">
      <w:pPr>
        <w:jc w:val="both"/>
        <w:rPr>
          <w:rFonts w:ascii="Times New Roman" w:eastAsia="Times New Roman" w:hAnsi="Times New Roman" w:cs="Times New Roman"/>
          <w:color w:val="000000" w:themeColor="text1"/>
        </w:rPr>
      </w:pPr>
    </w:p>
    <w:p w14:paraId="6C021F64" w14:textId="04870CA3" w:rsidR="009E4F4E" w:rsidRPr="00731442" w:rsidRDefault="009E4F4E" w:rsidP="2BAA8972">
      <w:pPr>
        <w:pStyle w:val="Heading1"/>
        <w:jc w:val="both"/>
        <w:rPr>
          <w:rFonts w:ascii="Times New Roman" w:eastAsia="Times New Roman" w:hAnsi="Times New Roman" w:cs="Times New Roman"/>
          <w:b/>
          <w:bCs/>
          <w:sz w:val="24"/>
          <w:szCs w:val="24"/>
          <w:lang w:val="en-MY"/>
        </w:rPr>
      </w:pPr>
    </w:p>
    <w:p w14:paraId="75FAA33B" w14:textId="7B234B44" w:rsidR="009E4F4E" w:rsidRPr="00731442" w:rsidRDefault="0011163A" w:rsidP="2BAA8972">
      <w:pPr>
        <w:jc w:val="both"/>
        <w:rPr>
          <w:rFonts w:ascii="Times New Roman" w:eastAsia="Times New Roman" w:hAnsi="Times New Roman" w:cs="Times New Roman"/>
        </w:rPr>
      </w:pPr>
      <w:r w:rsidRPr="00731442">
        <w:rPr>
          <w:rFonts w:ascii="Times New Roman" w:eastAsia="Times New Roman" w:hAnsi="Times New Roman" w:cs="Times New Roman"/>
        </w:rPr>
        <w:br w:type="page"/>
      </w:r>
    </w:p>
    <w:p w14:paraId="3EC56497" w14:textId="39AB07F5" w:rsidR="009E4F4E" w:rsidRPr="00731442" w:rsidRDefault="0BA5A4CB">
      <w:pPr>
        <w:pStyle w:val="Heading1"/>
        <w:jc w:val="center"/>
        <w:rPr>
          <w:rFonts w:ascii="Times New Roman" w:eastAsia="Times New Roman" w:hAnsi="Times New Roman" w:cs="Times New Roman"/>
          <w:sz w:val="24"/>
          <w:szCs w:val="24"/>
        </w:rPr>
        <w:pPrChange w:id="66" w:author="Guest User" w:date="2025-12-28T09:48:00Z">
          <w:pPr>
            <w:pStyle w:val="Heading1"/>
            <w:jc w:val="both"/>
          </w:pPr>
        </w:pPrChange>
      </w:pPr>
      <w:bookmarkStart w:id="67" w:name="_Toc1607703862"/>
      <w:r w:rsidRPr="00731442">
        <w:rPr>
          <w:rFonts w:ascii="Times New Roman" w:eastAsia="Times New Roman" w:hAnsi="Times New Roman" w:cs="Times New Roman"/>
          <w:b/>
          <w:bCs/>
          <w:sz w:val="24"/>
          <w:szCs w:val="24"/>
          <w:lang w:val="en-MY"/>
        </w:rPr>
        <w:lastRenderedPageBreak/>
        <w:t>CHAPTER 4</w:t>
      </w:r>
      <w:bookmarkEnd w:id="67"/>
    </w:p>
    <w:p w14:paraId="2C1776F9" w14:textId="626D3B84" w:rsidR="009E4F4E" w:rsidRPr="00731442" w:rsidRDefault="0BA5A4CB">
      <w:pPr>
        <w:spacing w:line="360" w:lineRule="auto"/>
        <w:jc w:val="center"/>
        <w:rPr>
          <w:rFonts w:ascii="Times New Roman" w:eastAsia="Times New Roman" w:hAnsi="Times New Roman" w:cs="Times New Roman"/>
          <w:color w:val="000000" w:themeColor="text1"/>
        </w:rPr>
        <w:pPrChange w:id="68"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ANALYSIS AND DESIGN</w:t>
      </w:r>
    </w:p>
    <w:p w14:paraId="1F8C64C5" w14:textId="34BBFC49"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59F8C415" w14:textId="7CF0B650"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69" w:name="_Toc367504350"/>
      <w:r w:rsidRPr="00731442">
        <w:rPr>
          <w:rFonts w:ascii="Times New Roman" w:eastAsia="Times New Roman" w:hAnsi="Times New Roman" w:cs="Times New Roman"/>
          <w:b/>
          <w:bCs/>
          <w:sz w:val="24"/>
          <w:szCs w:val="24"/>
          <w:lang w:val="en-MY"/>
        </w:rPr>
        <w:t>4.1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INTRODUCTION</w:t>
      </w:r>
      <w:bookmarkEnd w:id="69"/>
    </w:p>
    <w:p w14:paraId="269503EF" w14:textId="7B601A04" w:rsidR="38EE6038" w:rsidRPr="00731442" w:rsidRDefault="38EE6038" w:rsidP="2BAA8972">
      <w:pPr>
        <w:keepNext/>
        <w:keepLines/>
        <w:spacing w:line="360" w:lineRule="auto"/>
        <w:jc w:val="both"/>
        <w:rPr>
          <w:rFonts w:ascii="Times New Roman" w:eastAsia="Aptos" w:hAnsi="Times New Roman" w:cs="Times New Roman"/>
          <w:lang w:val="en-MY"/>
        </w:rPr>
      </w:pPr>
      <w:r w:rsidRPr="00731442">
        <w:rPr>
          <w:rFonts w:ascii="Times New Roman" w:eastAsia="Times New Roman" w:hAnsi="Times New Roman" w:cs="Times New Roman"/>
          <w:color w:val="000000" w:themeColor="text1"/>
          <w:lang w:val="en-MY"/>
        </w:rPr>
        <w:t>This chapter’s focuses on the design and analysis of the proposed system and the Enterprise Architecture (EA) for Universiti Tun Hussein Onn Malaysia (UTHM). It looks at the current system to find issues and requirements followed by the right enterprise architecture and system design approaches to create an improved EA. This chapter’s outputs include the system architecture, database design and interface design to offer a clear foundation for the EA implementation stage.</w:t>
      </w:r>
    </w:p>
    <w:p w14:paraId="0F48D31B" w14:textId="0EEACE67" w:rsidR="009E4F4E" w:rsidRPr="00731442" w:rsidRDefault="009E4F4E" w:rsidP="2BAA8972">
      <w:pPr>
        <w:jc w:val="both"/>
        <w:rPr>
          <w:rFonts w:ascii="Times New Roman" w:eastAsia="Times New Roman" w:hAnsi="Times New Roman" w:cs="Times New Roman"/>
          <w:color w:val="000000" w:themeColor="text1"/>
        </w:rPr>
      </w:pPr>
    </w:p>
    <w:p w14:paraId="7C508D09" w14:textId="37F67F0B"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70" w:name="_Toc1855619919"/>
      <w:r w:rsidRPr="00731442">
        <w:rPr>
          <w:rFonts w:ascii="Times New Roman" w:eastAsia="Times New Roman" w:hAnsi="Times New Roman" w:cs="Times New Roman"/>
          <w:b/>
          <w:bCs/>
          <w:sz w:val="24"/>
          <w:szCs w:val="24"/>
          <w:lang w:val="en-MY"/>
        </w:rPr>
        <w:t>4.2</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COMPANY ORGANIZATION STRUCTURE</w:t>
      </w:r>
      <w:bookmarkEnd w:id="70"/>
    </w:p>
    <w:p w14:paraId="4EFA8ABA" w14:textId="757E1BC6" w:rsidR="2C6BFE11" w:rsidRPr="00731442" w:rsidRDefault="2C6BFE11"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Information Technology Centre (PTM) at Universiti Tun Hussein Onn Malaysia (UTHM) operates under a structured hierarchy led by a Director and a Senior Depu</w:t>
      </w:r>
      <w:r w:rsidR="6A598C7B" w:rsidRPr="00731442">
        <w:rPr>
          <w:rFonts w:ascii="Times New Roman" w:eastAsia="Times New Roman" w:hAnsi="Times New Roman" w:cs="Times New Roman"/>
          <w:lang w:val="en-MY"/>
        </w:rPr>
        <w:t>ty Director</w:t>
      </w:r>
      <w:r w:rsidR="1147014C" w:rsidRPr="00731442">
        <w:rPr>
          <w:rFonts w:ascii="Times New Roman" w:eastAsia="Times New Roman" w:hAnsi="Times New Roman" w:cs="Times New Roman"/>
          <w:lang w:val="en-MY"/>
        </w:rPr>
        <w:t>, supported by an Office Secretary Assistant</w:t>
      </w:r>
      <w:r w:rsidR="6A598C7B" w:rsidRPr="00731442">
        <w:rPr>
          <w:rFonts w:ascii="Times New Roman" w:eastAsia="Times New Roman" w:hAnsi="Times New Roman" w:cs="Times New Roman"/>
          <w:lang w:val="en-MY"/>
        </w:rPr>
        <w:t xml:space="preserve">. The department is organized into six main divisions that handle different parts of the university’s </w:t>
      </w:r>
      <w:r w:rsidR="4EE91FBF" w:rsidRPr="00731442">
        <w:rPr>
          <w:rFonts w:ascii="Times New Roman" w:eastAsia="Times New Roman" w:hAnsi="Times New Roman" w:cs="Times New Roman"/>
          <w:lang w:val="en-MY"/>
        </w:rPr>
        <w:t xml:space="preserve">technology </w:t>
      </w:r>
      <w:r w:rsidR="6A598C7B" w:rsidRPr="00731442">
        <w:rPr>
          <w:rFonts w:ascii="Times New Roman" w:eastAsia="Times New Roman" w:hAnsi="Times New Roman" w:cs="Times New Roman"/>
          <w:lang w:val="en-MY"/>
        </w:rPr>
        <w:t xml:space="preserve">needs. </w:t>
      </w:r>
      <w:r w:rsidR="487215C3" w:rsidRPr="00731442">
        <w:rPr>
          <w:rFonts w:ascii="Times New Roman" w:eastAsia="Times New Roman" w:hAnsi="Times New Roman" w:cs="Times New Roman"/>
          <w:lang w:val="en-MY"/>
        </w:rPr>
        <w:t>The Application Management Division is responsible for the Application Development Unit and the Student and Staff Information System Unit. Infrastructure and Cyber Security handles da</w:t>
      </w:r>
      <w:r w:rsidR="63A9813E" w:rsidRPr="00731442">
        <w:rPr>
          <w:rFonts w:ascii="Times New Roman" w:eastAsia="Times New Roman" w:hAnsi="Times New Roman" w:cs="Times New Roman"/>
          <w:lang w:val="en-MY"/>
        </w:rPr>
        <w:t>ta centre, networks, and telecommunications.</w:t>
      </w:r>
    </w:p>
    <w:p w14:paraId="46F114BC" w14:textId="24EF1FC9" w:rsidR="0F080022" w:rsidRPr="00731442" w:rsidRDefault="0F080022" w:rsidP="2BAA8972">
      <w:pPr>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w:t>
      </w:r>
      <w:r w:rsidR="79DBFD77" w:rsidRPr="00731442">
        <w:rPr>
          <w:rFonts w:ascii="Times New Roman" w:eastAsia="Times New Roman" w:hAnsi="Times New Roman" w:cs="Times New Roman"/>
          <w:lang w:val="en-MY"/>
        </w:rPr>
        <w:t>h</w:t>
      </w:r>
      <w:r w:rsidRPr="00731442">
        <w:rPr>
          <w:rFonts w:ascii="Times New Roman" w:eastAsia="Times New Roman" w:hAnsi="Times New Roman" w:cs="Times New Roman"/>
          <w:lang w:val="en-MY"/>
        </w:rPr>
        <w:t>e Digit</w:t>
      </w:r>
      <w:r w:rsidR="55ABF81F" w:rsidRPr="00731442">
        <w:rPr>
          <w:rFonts w:ascii="Times New Roman" w:eastAsia="Times New Roman" w:hAnsi="Times New Roman" w:cs="Times New Roman"/>
          <w:lang w:val="en-MY"/>
        </w:rPr>
        <w:t xml:space="preserve">alization Technology, which handles web and multimedia services, and ICT Facilities and Support, </w:t>
      </w:r>
      <w:r w:rsidR="5D2C54FB" w:rsidRPr="00731442">
        <w:rPr>
          <w:rFonts w:ascii="Times New Roman" w:eastAsia="Times New Roman" w:hAnsi="Times New Roman" w:cs="Times New Roman"/>
          <w:lang w:val="en-MY"/>
        </w:rPr>
        <w:t>w</w:t>
      </w:r>
      <w:r w:rsidR="55ABF81F" w:rsidRPr="00731442">
        <w:rPr>
          <w:rFonts w:ascii="Times New Roman" w:eastAsia="Times New Roman" w:hAnsi="Times New Roman" w:cs="Times New Roman"/>
          <w:lang w:val="en-MY"/>
        </w:rPr>
        <w:t xml:space="preserve">hich manages technical help and campus equipment. </w:t>
      </w:r>
      <w:r w:rsidR="39926D65" w:rsidRPr="00731442">
        <w:rPr>
          <w:rFonts w:ascii="Times New Roman" w:eastAsia="Times New Roman" w:hAnsi="Times New Roman" w:cs="Times New Roman"/>
          <w:lang w:val="en-MY"/>
        </w:rPr>
        <w:t>To ensure projects follow university rules, the</w:t>
      </w:r>
      <w:r w:rsidR="55ABF81F" w:rsidRPr="00731442">
        <w:rPr>
          <w:rFonts w:ascii="Times New Roman" w:eastAsia="Times New Roman" w:hAnsi="Times New Roman" w:cs="Times New Roman"/>
          <w:lang w:val="en-MY"/>
        </w:rPr>
        <w:t xml:space="preserve"> Governance, S</w:t>
      </w:r>
      <w:r w:rsidR="4ECC3981" w:rsidRPr="00731442">
        <w:rPr>
          <w:rFonts w:ascii="Times New Roman" w:eastAsia="Times New Roman" w:hAnsi="Times New Roman" w:cs="Times New Roman"/>
          <w:lang w:val="en-MY"/>
        </w:rPr>
        <w:t>trateg</w:t>
      </w:r>
      <w:r w:rsidR="7C3988ED" w:rsidRPr="00731442">
        <w:rPr>
          <w:rFonts w:ascii="Times New Roman" w:eastAsia="Times New Roman" w:hAnsi="Times New Roman" w:cs="Times New Roman"/>
          <w:lang w:val="en-MY"/>
        </w:rPr>
        <w:t>ic</w:t>
      </w:r>
      <w:r w:rsidR="4ECC3981" w:rsidRPr="00731442">
        <w:rPr>
          <w:rFonts w:ascii="Times New Roman" w:eastAsia="Times New Roman" w:hAnsi="Times New Roman" w:cs="Times New Roman"/>
          <w:lang w:val="en-MY"/>
        </w:rPr>
        <w:t xml:space="preserve">, and </w:t>
      </w:r>
      <w:r w:rsidR="3D169CF1" w:rsidRPr="00731442">
        <w:rPr>
          <w:rFonts w:ascii="Times New Roman" w:eastAsia="Times New Roman" w:hAnsi="Times New Roman" w:cs="Times New Roman"/>
          <w:lang w:val="en-MY"/>
        </w:rPr>
        <w:t xml:space="preserve">ICT </w:t>
      </w:r>
      <w:r w:rsidR="4ECC3981" w:rsidRPr="00731442">
        <w:rPr>
          <w:rFonts w:ascii="Times New Roman" w:eastAsia="Times New Roman" w:hAnsi="Times New Roman" w:cs="Times New Roman"/>
          <w:lang w:val="en-MY"/>
        </w:rPr>
        <w:t xml:space="preserve">Training </w:t>
      </w:r>
      <w:r w:rsidR="219BBA7E" w:rsidRPr="00731442">
        <w:rPr>
          <w:rFonts w:ascii="Times New Roman" w:eastAsia="Times New Roman" w:hAnsi="Times New Roman" w:cs="Times New Roman"/>
          <w:lang w:val="en-MY"/>
        </w:rPr>
        <w:t>oversees planning and staff training. Finally, the</w:t>
      </w:r>
      <w:r w:rsidR="4ECC3981" w:rsidRPr="00731442">
        <w:rPr>
          <w:rFonts w:ascii="Times New Roman" w:eastAsia="Times New Roman" w:hAnsi="Times New Roman" w:cs="Times New Roman"/>
          <w:lang w:val="en-MY"/>
        </w:rPr>
        <w:t xml:space="preserve"> Administration and Finance division </w:t>
      </w:r>
      <w:r w:rsidR="2849E981" w:rsidRPr="00731442">
        <w:rPr>
          <w:rFonts w:ascii="Times New Roman" w:eastAsia="Times New Roman" w:hAnsi="Times New Roman" w:cs="Times New Roman"/>
          <w:lang w:val="en-MY"/>
        </w:rPr>
        <w:t>manages the department’s budget and office operations.</w:t>
      </w:r>
    </w:p>
    <w:p w14:paraId="461AAEF6" w14:textId="1AC3BDAA" w:rsidR="21360EBA" w:rsidRPr="00731442" w:rsidRDefault="21360EBA" w:rsidP="2BAA8972">
      <w:pPr>
        <w:jc w:val="center"/>
        <w:rPr>
          <w:rFonts w:ascii="Times New Roman" w:eastAsia="Times New Roman" w:hAnsi="Times New Roman" w:cs="Times New Roman"/>
          <w:lang w:val="en-MY"/>
        </w:rPr>
      </w:pPr>
      <w:r w:rsidRPr="00731442">
        <w:rPr>
          <w:rFonts w:ascii="Times New Roman" w:hAnsi="Times New Roman" w:cs="Times New Roman"/>
          <w:noProof/>
        </w:rPr>
        <w:lastRenderedPageBreak/>
        <w:drawing>
          <wp:inline distT="0" distB="0" distL="0" distR="0" wp14:anchorId="38BB9FF6" wp14:editId="1CF0B18B">
            <wp:extent cx="5943600" cy="3371850"/>
            <wp:effectExtent l="0" t="0" r="0" b="0"/>
            <wp:docPr id="439546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6150" name="Picture 439546150"/>
                    <pic:cNvPicPr/>
                  </pic:nvPicPr>
                  <pic:blipFill>
                    <a:blip r:embed="rId17">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20CC42D8" w:rsidRPr="00731442">
        <w:rPr>
          <w:rFonts w:ascii="Times New Roman" w:eastAsia="Times New Roman" w:hAnsi="Times New Roman" w:cs="Times New Roman"/>
          <w:lang w:val="en-MY"/>
        </w:rPr>
        <w:t>Figure 4.1 Organization Chart of Information Technology Centre (PTM) at Universiti Tun Hussein Onn Malaysia (UTHM)</w:t>
      </w:r>
      <w:r w:rsidR="07AFDEB7" w:rsidRPr="00731442">
        <w:rPr>
          <w:rFonts w:ascii="Times New Roman" w:eastAsia="Times New Roman" w:hAnsi="Times New Roman" w:cs="Times New Roman"/>
          <w:lang w:val="en-MY"/>
        </w:rPr>
        <w:t xml:space="preserve"> </w:t>
      </w:r>
    </w:p>
    <w:p w14:paraId="0EACF6FC" w14:textId="24C97F3F" w:rsidR="009E4F4E" w:rsidRPr="00731442" w:rsidRDefault="0BA5A4CB" w:rsidP="2BAA8972">
      <w:pPr>
        <w:pStyle w:val="Heading2"/>
        <w:jc w:val="both"/>
        <w:rPr>
          <w:rFonts w:ascii="Times New Roman" w:eastAsia="Times New Roman" w:hAnsi="Times New Roman" w:cs="Times New Roman"/>
          <w:b/>
          <w:bCs/>
          <w:color w:val="000000" w:themeColor="text1"/>
          <w:sz w:val="24"/>
          <w:szCs w:val="24"/>
        </w:rPr>
      </w:pPr>
      <w:bookmarkStart w:id="71" w:name="_Toc1408335672"/>
      <w:r w:rsidRPr="00731442">
        <w:rPr>
          <w:rFonts w:ascii="Times New Roman" w:eastAsia="Times New Roman" w:hAnsi="Times New Roman" w:cs="Times New Roman"/>
          <w:b/>
          <w:bCs/>
          <w:sz w:val="24"/>
          <w:szCs w:val="24"/>
          <w:lang w:val="en-MY"/>
        </w:rPr>
        <w:t>4.3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CURRENT SYSTEM ANALYSIS</w:t>
      </w:r>
      <w:bookmarkEnd w:id="71"/>
    </w:p>
    <w:p w14:paraId="5E8F96E1" w14:textId="7457A024" w:rsidR="2BAA8972" w:rsidRPr="00731442" w:rsidRDefault="2BAA8972" w:rsidP="2BAA8972">
      <w:pPr>
        <w:jc w:val="both"/>
        <w:rPr>
          <w:rFonts w:ascii="Times New Roman" w:eastAsia="Times New Roman" w:hAnsi="Times New Roman" w:cs="Times New Roman"/>
          <w:lang w:val="en-MY"/>
        </w:rPr>
      </w:pPr>
    </w:p>
    <w:p w14:paraId="38C22281" w14:textId="00C073B5" w:rsidR="335B5E34" w:rsidRPr="00731442" w:rsidRDefault="335B5E34"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UTHM currently uses a combination of limited manual processes and computerized systems. Their digital operations are supported by a Tier 3 infrastructure. The data center uses Data Structure Infrastructure Management (DCIM) monitoring, air-based condenser cooling system and hot and cold aisle containment to track performance and reduce power consumption. Additionally, they have a staging area where vendors set up systems before entering the containment area.</w:t>
      </w:r>
    </w:p>
    <w:p w14:paraId="6D736E50" w14:textId="03C852A8" w:rsidR="2BAA8972" w:rsidRPr="00731442" w:rsidRDefault="2BAA8972" w:rsidP="2BAA8972">
      <w:pPr>
        <w:shd w:val="clear" w:color="auto" w:fill="FFFFFF" w:themeFill="background1"/>
        <w:spacing w:after="0" w:line="360" w:lineRule="auto"/>
        <w:jc w:val="both"/>
        <w:rPr>
          <w:rFonts w:ascii="Times New Roman" w:eastAsia="Times New Roman" w:hAnsi="Times New Roman" w:cs="Times New Roman"/>
          <w:color w:val="000000" w:themeColor="text1"/>
          <w:lang w:val="en-MY"/>
        </w:rPr>
      </w:pPr>
    </w:p>
    <w:p w14:paraId="25FFB324" w14:textId="76AE823C" w:rsidR="335B5E34" w:rsidRPr="00731442" w:rsidRDefault="335B5E34"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Furthermore, UTHM’s primary digital technologies include a central student database and Learning Management System (LMS) for teaching materials. These systems are not fully integrated so the majority of data transfers are carried out manually one at a time especially when the format or structure varies between the systems. However, API connections are used to manage big data transfers </w:t>
      </w:r>
      <w:r w:rsidR="131D923D" w:rsidRPr="00731442">
        <w:rPr>
          <w:rFonts w:ascii="Times New Roman" w:eastAsia="Times New Roman" w:hAnsi="Times New Roman" w:cs="Times New Roman"/>
          <w:color w:val="000000" w:themeColor="text1"/>
          <w:lang w:val="en-MY"/>
        </w:rPr>
        <w:t>to</w:t>
      </w:r>
      <w:r w:rsidRPr="00731442">
        <w:rPr>
          <w:rFonts w:ascii="Times New Roman" w:eastAsia="Times New Roman" w:hAnsi="Times New Roman" w:cs="Times New Roman"/>
          <w:color w:val="000000" w:themeColor="text1"/>
          <w:lang w:val="en-MY"/>
        </w:rPr>
        <w:t xml:space="preserve"> increase efficiency and lower errors. The process was also carried out for data replication to the Data Recovery Center (DRC) where data is transmitted for disaster recovery to a DRC in Pagoh. Moreover, Single Sign-On (SSO) was implemented to make system access easier but frequent user concerns like forgotten password and Wi-Fi login issues still happen.</w:t>
      </w:r>
    </w:p>
    <w:p w14:paraId="4333BC77" w14:textId="367975EA" w:rsidR="2BAA8972" w:rsidRPr="00731442" w:rsidRDefault="2BAA8972"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p>
    <w:p w14:paraId="573F258D" w14:textId="09153464" w:rsidR="335B5E34" w:rsidRPr="00731442" w:rsidRDefault="335B5E34"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Additionally, UTHM is transitioning from old systems to a new web-based integrated system called Total Campus Integrated System (TCIS). This migration is ongoing and being completed phase by phase based on modules. Even though UTHM wants to be entirely digital by 2030, some administrative tasks are still done manually because of outdated equipment and legacy systems. They stated that some hardware comes with outdated operating systems which makes it less compatible with modern technologies. In addition, UTHM uses a WAF (Web Application Firewall) to secure web portals and websites as well as two firewalls which filter threats often from China and another from Europe to protect the system and data.</w:t>
      </w:r>
    </w:p>
    <w:p w14:paraId="66402C7C" w14:textId="715E495F" w:rsidR="2BAA8972" w:rsidRPr="00731442" w:rsidRDefault="2BAA8972"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p>
    <w:p w14:paraId="255E2172" w14:textId="3E691B54" w:rsidR="335B5E34" w:rsidRPr="00731442" w:rsidRDefault="335B5E34" w:rsidP="2BAA8972">
      <w:pPr>
        <w:shd w:val="clear" w:color="auto" w:fill="FFFFFF" w:themeFill="background1"/>
        <w:spacing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Overall, UTHM is actively pursuing digital transformation and has built a strong infrastructure. However, system integration, manual data handling, legacy equipment and user access continue to be challenges in achieving full end-to-end digital transformation by 2030.</w:t>
      </w:r>
    </w:p>
    <w:p w14:paraId="049D9B8A" w14:textId="49CCDE1E" w:rsidR="009E4F4E" w:rsidRPr="00731442" w:rsidRDefault="009E4F4E" w:rsidP="2BAA8972">
      <w:pPr>
        <w:jc w:val="both"/>
        <w:rPr>
          <w:rFonts w:ascii="Times New Roman" w:eastAsia="Times New Roman" w:hAnsi="Times New Roman" w:cs="Times New Roman"/>
          <w:color w:val="000000" w:themeColor="text1"/>
        </w:rPr>
      </w:pPr>
    </w:p>
    <w:p w14:paraId="34D4F320" w14:textId="5301C7CF"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72" w:name="_Toc1776032210"/>
      <w:r w:rsidRPr="00731442">
        <w:rPr>
          <w:rFonts w:ascii="Times New Roman" w:eastAsia="Times New Roman" w:hAnsi="Times New Roman" w:cs="Times New Roman"/>
          <w:b/>
          <w:bCs/>
          <w:sz w:val="24"/>
          <w:szCs w:val="24"/>
          <w:lang w:val="en-MY"/>
        </w:rPr>
        <w:t>4.</w:t>
      </w:r>
      <w:r w:rsidR="29590781" w:rsidRPr="00731442">
        <w:rPr>
          <w:rFonts w:ascii="Times New Roman" w:eastAsia="Times New Roman" w:hAnsi="Times New Roman" w:cs="Times New Roman"/>
          <w:b/>
          <w:bCs/>
          <w:sz w:val="24"/>
          <w:szCs w:val="24"/>
          <w:lang w:val="en-MY"/>
        </w:rPr>
        <w:t>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SYSTEM REQUIREMENTS GATHERING</w:t>
      </w:r>
      <w:bookmarkEnd w:id="72"/>
    </w:p>
    <w:p w14:paraId="519CF4B5" w14:textId="260743B7" w:rsidR="009E4F4E" w:rsidRPr="00731442" w:rsidRDefault="7E8C76FC" w:rsidP="2BAA8972">
      <w:pPr>
        <w:shd w:val="clear" w:color="auto" w:fill="FFFFFF" w:themeFill="background1"/>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System requirements gathering is the process by which we gather data to understand user needs and the enterprise system that will be developed. It helps us to determine what functions, features and improvements are needed. Two methods were used to collect data for this industrial visit which are questionnaire and interview. Before visiting UTHM, a set of Enterprise Architecture related questions was prepared based on the TOGAF elements. Moreover, we asked the presenter directly during the talk session in order to gather more information. Below are the sample questions that were presented using the TOGAF elements: </w:t>
      </w:r>
    </w:p>
    <w:p w14:paraId="09534738" w14:textId="4E868DCF"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48CC71B0" w14:textId="5089A27B"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1. Business Architecture </w:t>
      </w:r>
    </w:p>
    <w:p w14:paraId="672C013A" w14:textId="28E2D40C" w:rsidR="009E4F4E" w:rsidRPr="00731442" w:rsidRDefault="7E8C76FC" w:rsidP="2BAA8972">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are the university’s primary business capabilities (e.g., teaching, research, finance, HR)?</w:t>
      </w:r>
    </w:p>
    <w:p w14:paraId="1BC37232" w14:textId="284F746D" w:rsidR="009E4F4E" w:rsidRPr="00731442" w:rsidRDefault="7E8C76FC" w:rsidP="2BAA8972">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What </w:t>
      </w:r>
      <w:r w:rsidR="5F62EB6E" w:rsidRPr="00731442">
        <w:rPr>
          <w:rFonts w:ascii="Times New Roman" w:eastAsia="Times New Roman" w:hAnsi="Times New Roman" w:cs="Times New Roman"/>
          <w:color w:val="000000" w:themeColor="text1"/>
          <w:lang w:val="en-MY"/>
        </w:rPr>
        <w:t>is</w:t>
      </w:r>
      <w:r w:rsidRPr="00731442">
        <w:rPr>
          <w:rFonts w:ascii="Times New Roman" w:eastAsia="Times New Roman" w:hAnsi="Times New Roman" w:cs="Times New Roman"/>
          <w:color w:val="000000" w:themeColor="text1"/>
          <w:lang w:val="en-MY"/>
        </w:rPr>
        <w:t xml:space="preserve"> the top 10 business processes that require transformation?</w:t>
      </w:r>
    </w:p>
    <w:p w14:paraId="54F7CE19" w14:textId="268B85BA" w:rsidR="009E4F4E" w:rsidRPr="00731442" w:rsidRDefault="7E8C76FC" w:rsidP="2BAA8972">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Which processes are manual, duplicated, or inefficient in the current environment?</w:t>
      </w:r>
    </w:p>
    <w:p w14:paraId="58D8265B" w14:textId="0B56D915" w:rsidR="009E4F4E" w:rsidRPr="00731442" w:rsidRDefault="7E8C76FC" w:rsidP="2BAA8972">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future state vision or strategic goals does UTHM want the new EA to support?</w:t>
      </w:r>
    </w:p>
    <w:p w14:paraId="20C3B991" w14:textId="452C49EF" w:rsidR="009E4F4E" w:rsidRPr="00731442" w:rsidRDefault="7E8C76FC" w:rsidP="2BAA8972">
      <w:pPr>
        <w:pStyle w:val="ListParagraph"/>
        <w:numPr>
          <w:ilvl w:val="0"/>
          <w:numId w:val="13"/>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are the critical KPIs (student success, research productivity, operational efficiency)?</w:t>
      </w:r>
    </w:p>
    <w:p w14:paraId="41B07B01" w14:textId="37792440" w:rsidR="009E4F4E" w:rsidRPr="00731442" w:rsidRDefault="009E4F4E" w:rsidP="2BAA8972">
      <w:pPr>
        <w:spacing w:after="0" w:line="360" w:lineRule="auto"/>
        <w:ind w:left="720"/>
        <w:rPr>
          <w:rFonts w:ascii="Times New Roman" w:eastAsia="Times New Roman" w:hAnsi="Times New Roman" w:cs="Times New Roman"/>
          <w:color w:val="000000" w:themeColor="text1"/>
        </w:rPr>
      </w:pPr>
    </w:p>
    <w:p w14:paraId="0EFFE41A" w14:textId="2A9D76D8"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2. Data Architecture </w:t>
      </w:r>
    </w:p>
    <w:p w14:paraId="44247A75" w14:textId="60A833E4" w:rsidR="009E4F4E" w:rsidRPr="00731442" w:rsidRDefault="7E8C76FC" w:rsidP="2BAA8972">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core data entities exist (students, staff, courses, finance, research, facilities)?</w:t>
      </w:r>
    </w:p>
    <w:p w14:paraId="42FC1F3A" w14:textId="36401626" w:rsidR="009E4F4E" w:rsidRPr="00731442" w:rsidRDefault="7E8C76FC" w:rsidP="2BAA8972">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data standards or naming conventions does UTHM currently use?</w:t>
      </w:r>
    </w:p>
    <w:p w14:paraId="6C0EB9FD" w14:textId="09464A1C" w:rsidR="009E4F4E" w:rsidRPr="00731442" w:rsidRDefault="7E8C76FC" w:rsidP="2BAA8972">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⁠Where is data duplicated across systems?</w:t>
      </w:r>
    </w:p>
    <w:p w14:paraId="5A55E534" w14:textId="4134C5C2" w:rsidR="009E4F4E" w:rsidRPr="00731442" w:rsidRDefault="51770776" w:rsidP="2BAA8972">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Is there single master database in UTHM for student data or separate with student database and learning database?</w:t>
      </w:r>
    </w:p>
    <w:p w14:paraId="09018510" w14:textId="77916C94" w:rsidR="009E4F4E" w:rsidRPr="00731442" w:rsidRDefault="51770776" w:rsidP="2BAA8972">
      <w:pPr>
        <w:pStyle w:val="ListParagraph"/>
        <w:numPr>
          <w:ilvl w:val="0"/>
          <w:numId w:val="12"/>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current workflow transferring between student data to LMS from the master database?</w:t>
      </w:r>
    </w:p>
    <w:p w14:paraId="7316C5A2" w14:textId="40C74DD9"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4BA6786A" w14:textId="32E4BD9E"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3. Application Architecture </w:t>
      </w:r>
    </w:p>
    <w:p w14:paraId="4EBDD5ED" w14:textId="75076E1E" w:rsidR="009E4F4E" w:rsidRPr="00731442" w:rsidRDefault="7E8C76FC" w:rsidP="2BAA8972">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are the current enterprise systems in use (student system, finance system, LMS)</w:t>
      </w:r>
    </w:p>
    <w:p w14:paraId="49BC6B80" w14:textId="45183014" w:rsidR="009E4F4E" w:rsidRPr="00731442" w:rsidRDefault="7E8C76FC" w:rsidP="2BAA8972">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functions do these systems provide today?</w:t>
      </w:r>
    </w:p>
    <w:p w14:paraId="66F8E8DE" w14:textId="2BC2C33A" w:rsidR="009E4F4E" w:rsidRPr="00731442" w:rsidRDefault="7E8C76FC" w:rsidP="2BAA8972">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functions are missing?</w:t>
      </w:r>
    </w:p>
    <w:p w14:paraId="302DF1D0" w14:textId="7BEB51E8" w:rsidR="009E4F4E" w:rsidRPr="00731442" w:rsidRDefault="7E8C76FC" w:rsidP="2BAA8972">
      <w:pPr>
        <w:pStyle w:val="ListParagraph"/>
        <w:numPr>
          <w:ilvl w:val="0"/>
          <w:numId w:val="11"/>
        </w:numPr>
        <w:spacing w:after="0" w:line="360" w:lineRule="auto"/>
        <w:jc w:val="both"/>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⁠Wh</w:t>
      </w:r>
      <w:r w:rsidR="331D7D31" w:rsidRPr="00731442">
        <w:rPr>
          <w:rFonts w:ascii="Times New Roman" w:eastAsia="Times New Roman" w:hAnsi="Times New Roman" w:cs="Times New Roman"/>
          <w:color w:val="000000" w:themeColor="text1"/>
          <w:lang w:val="en-MY"/>
        </w:rPr>
        <w:t>at is the most common complain receive from student for current online portal?</w:t>
      </w:r>
    </w:p>
    <w:p w14:paraId="5F1243CA" w14:textId="6A27BE97" w:rsidR="009E4F4E" w:rsidRPr="00731442" w:rsidRDefault="7E8C76FC" w:rsidP="2BAA8972">
      <w:pPr>
        <w:pStyle w:val="ListParagraph"/>
        <w:numPr>
          <w:ilvl w:val="0"/>
          <w:numId w:val="11"/>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is the desired future application landscape (modular, unified, cloud-based)?</w:t>
      </w:r>
    </w:p>
    <w:p w14:paraId="79CEAAC8" w14:textId="20801F9B"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572F84FF" w14:textId="4F109881"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4. Technology Architecture </w:t>
      </w:r>
    </w:p>
    <w:p w14:paraId="3E3E6A22" w14:textId="27783F65" w:rsidR="009E4F4E" w:rsidRPr="00731442" w:rsidRDefault="7E8C76FC" w:rsidP="2BAA8972">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is the current hosting model (on-premises, cloud, hybrid)?</w:t>
      </w:r>
    </w:p>
    <w:p w14:paraId="34F609E6" w14:textId="5847093D" w:rsidR="009E4F4E" w:rsidRPr="00731442" w:rsidRDefault="7E8C76FC" w:rsidP="2BAA8972">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⁠Which operating systems, databases, and middleware solutions are used?</w:t>
      </w:r>
    </w:p>
    <w:p w14:paraId="5A31A344" w14:textId="03587DCD" w:rsidR="009E4F4E" w:rsidRPr="00731442" w:rsidRDefault="7E8C76FC" w:rsidP="2BAA8972">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hardware or infrastructure is aging or needs replacement?</w:t>
      </w:r>
    </w:p>
    <w:p w14:paraId="160BE7DD" w14:textId="4AAA8C51" w:rsidR="009E4F4E" w:rsidRPr="00731442" w:rsidRDefault="7E8C76FC" w:rsidP="2BAA8972">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is the preferred technology stack for the new system?</w:t>
      </w:r>
    </w:p>
    <w:p w14:paraId="0DDFB5DC" w14:textId="6BEA6E64" w:rsidR="009E4F4E" w:rsidRPr="00731442" w:rsidRDefault="085D773E" w:rsidP="2BAA8972">
      <w:pPr>
        <w:pStyle w:val="ListParagraph"/>
        <w:numPr>
          <w:ilvl w:val="0"/>
          <w:numId w:val="10"/>
        </w:numPr>
        <w:spacing w:after="0" w:line="360" w:lineRule="auto"/>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precaution steps will be taken if electric is cut off?</w:t>
      </w:r>
    </w:p>
    <w:p w14:paraId="3906176B" w14:textId="27D51B6A"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183FA403" w14:textId="34CECBC8"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5. Integration / Inoperability Architecture</w:t>
      </w:r>
    </w:p>
    <w:p w14:paraId="64916EF7" w14:textId="55FB8234" w:rsidR="009E4F4E" w:rsidRPr="00731442" w:rsidRDefault="7E8C76FC" w:rsidP="2BAA8972">
      <w:pPr>
        <w:pStyle w:val="ListParagraph"/>
        <w:numPr>
          <w:ilvl w:val="0"/>
          <w:numId w:val="9"/>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systems need to integrate with each other (student system ↔ LMS ↔ finance)?</w:t>
      </w:r>
    </w:p>
    <w:p w14:paraId="69E11129" w14:textId="29386C24" w:rsidR="009E4F4E" w:rsidRPr="00731442" w:rsidRDefault="7E8C76FC" w:rsidP="2BAA8972">
      <w:pPr>
        <w:pStyle w:val="ListParagraph"/>
        <w:numPr>
          <w:ilvl w:val="0"/>
          <w:numId w:val="9"/>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integrations currently exist, and what issues do they have?</w:t>
      </w:r>
    </w:p>
    <w:p w14:paraId="08517390" w14:textId="736F23C8" w:rsidR="009E4F4E" w:rsidRPr="00731442" w:rsidRDefault="033A6B37" w:rsidP="2BAA8972">
      <w:pPr>
        <w:pStyle w:val="ListParagraph"/>
        <w:numPr>
          <w:ilvl w:val="0"/>
          <w:numId w:val="9"/>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is the strategy for data migration?</w:t>
      </w:r>
    </w:p>
    <w:p w14:paraId="15319928" w14:textId="4E7FD10C" w:rsidR="009E4F4E" w:rsidRPr="00731442" w:rsidRDefault="009E4F4E" w:rsidP="2BAA8972">
      <w:pPr>
        <w:spacing w:after="0" w:line="360" w:lineRule="auto"/>
        <w:rPr>
          <w:rFonts w:ascii="Times New Roman" w:eastAsia="Times New Roman" w:hAnsi="Times New Roman" w:cs="Times New Roman"/>
          <w:color w:val="000000" w:themeColor="text1"/>
        </w:rPr>
      </w:pPr>
    </w:p>
    <w:p w14:paraId="28B3B723" w14:textId="1C3C3650" w:rsidR="009E4F4E" w:rsidRPr="00731442" w:rsidRDefault="7E8C76FC" w:rsidP="2BAA8972">
      <w:p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6. Security Architecture</w:t>
      </w:r>
    </w:p>
    <w:p w14:paraId="66A6DA3D" w14:textId="6BE4176F" w:rsidR="009E4F4E" w:rsidRPr="00731442" w:rsidRDefault="7E8C76FC" w:rsidP="2BAA8972">
      <w:pPr>
        <w:pStyle w:val="ListParagraph"/>
        <w:numPr>
          <w:ilvl w:val="0"/>
          <w:numId w:val="8"/>
        </w:num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lastRenderedPageBreak/>
        <w:t>What are the authentication requirements (SSO, MFA, LDAP/Active Directory)?</w:t>
      </w:r>
    </w:p>
    <w:p w14:paraId="32A4C5FE" w14:textId="0FA496A6"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5CED16E1" w14:textId="6BAB8495"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7. Information / Content Architecture</w:t>
      </w:r>
    </w:p>
    <w:p w14:paraId="3806C7AE" w14:textId="545564F0" w:rsidR="009E4F4E" w:rsidRPr="00731442" w:rsidRDefault="7E8C76FC" w:rsidP="2BAA8972">
      <w:pPr>
        <w:pStyle w:val="ListParagraph"/>
        <w:numPr>
          <w:ilvl w:val="0"/>
          <w:numId w:val="7"/>
        </w:num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How are files stored today (file servers, Google Drive, departmental systems)?</w:t>
      </w:r>
    </w:p>
    <w:p w14:paraId="4A04917F" w14:textId="71732814"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7BC96E03" w14:textId="2E8CC9DC"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8. Infrastructure Architecture </w:t>
      </w:r>
    </w:p>
    <w:p w14:paraId="1E0D106D" w14:textId="44E4269B" w:rsidR="009E4F4E" w:rsidRPr="00731442" w:rsidRDefault="7E8C76FC" w:rsidP="2BAA8972">
      <w:pPr>
        <w:pStyle w:val="ListParagraph"/>
        <w:numPr>
          <w:ilvl w:val="0"/>
          <w:numId w:val="6"/>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How many data </w:t>
      </w:r>
      <w:r w:rsidR="677A2FDA" w:rsidRPr="00731442">
        <w:rPr>
          <w:rFonts w:ascii="Times New Roman" w:eastAsia="Times New Roman" w:hAnsi="Times New Roman" w:cs="Times New Roman"/>
          <w:color w:val="000000" w:themeColor="text1"/>
          <w:lang w:val="en-MY"/>
        </w:rPr>
        <w:t>centres</w:t>
      </w:r>
      <w:r w:rsidRPr="00731442">
        <w:rPr>
          <w:rFonts w:ascii="Times New Roman" w:eastAsia="Times New Roman" w:hAnsi="Times New Roman" w:cs="Times New Roman"/>
          <w:color w:val="000000" w:themeColor="text1"/>
          <w:lang w:val="en-MY"/>
        </w:rPr>
        <w:t xml:space="preserve"> does UTHM operate?</w:t>
      </w:r>
    </w:p>
    <w:p w14:paraId="377DB263" w14:textId="274EEE9B" w:rsidR="009E4F4E" w:rsidRPr="00731442" w:rsidRDefault="7E8C76FC" w:rsidP="2BAA8972">
      <w:pPr>
        <w:pStyle w:val="ListParagraph"/>
        <w:numPr>
          <w:ilvl w:val="0"/>
          <w:numId w:val="6"/>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backup and recovery processes are in place?</w:t>
      </w:r>
    </w:p>
    <w:p w14:paraId="29A738AA" w14:textId="6D82E113"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58154AAD" w14:textId="1DB180D1" w:rsidR="009E4F4E" w:rsidRPr="00731442" w:rsidRDefault="7E8C76FC" w:rsidP="2BAA8972">
      <w:pPr>
        <w:shd w:val="clear" w:color="auto" w:fill="FFFFFF" w:themeFill="background1"/>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9. Governance Architecture </w:t>
      </w:r>
    </w:p>
    <w:p w14:paraId="1E028ECA" w14:textId="3B25F5A3" w:rsidR="009E4F4E" w:rsidRPr="00731442" w:rsidRDefault="7E8C76FC" w:rsidP="2BAA8972">
      <w:pPr>
        <w:pStyle w:val="ListParagraph"/>
        <w:numPr>
          <w:ilvl w:val="0"/>
          <w:numId w:val="5"/>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Who makes decisions about IT investments and architectures?</w:t>
      </w:r>
    </w:p>
    <w:p w14:paraId="56D32684" w14:textId="56127342" w:rsidR="009E4F4E" w:rsidRPr="00731442" w:rsidRDefault="7E8C76FC" w:rsidP="2BAA8972">
      <w:pPr>
        <w:pStyle w:val="ListParagraph"/>
        <w:numPr>
          <w:ilvl w:val="0"/>
          <w:numId w:val="5"/>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⁠Does the university need EA governance tools (e.g., architecture repository)?</w:t>
      </w:r>
    </w:p>
    <w:p w14:paraId="27BEEF68" w14:textId="328E4E7B" w:rsidR="009E4F4E" w:rsidRPr="00731442" w:rsidRDefault="7956C9C7" w:rsidP="2BAA8972">
      <w:pPr>
        <w:pStyle w:val="ListParagraph"/>
        <w:numPr>
          <w:ilvl w:val="0"/>
          <w:numId w:val="5"/>
        </w:numPr>
        <w:spacing w:after="0" w:line="360" w:lineRule="auto"/>
        <w:rPr>
          <w:rFonts w:ascii="Times New Roman" w:eastAsia="Times New Roman" w:hAnsi="Times New Roman" w:cs="Times New Roman"/>
          <w:color w:val="000000" w:themeColor="text1"/>
          <w:lang w:val="en-MY"/>
        </w:rPr>
      </w:pPr>
      <w:r w:rsidRPr="00731442">
        <w:rPr>
          <w:rFonts w:ascii="Times New Roman" w:eastAsia="Times New Roman" w:hAnsi="Times New Roman" w:cs="Times New Roman"/>
          <w:color w:val="000000" w:themeColor="text1"/>
          <w:lang w:val="en-MY"/>
        </w:rPr>
        <w:t>Who will be responsible for reviewing or approving the system?</w:t>
      </w:r>
    </w:p>
    <w:p w14:paraId="27797F27" w14:textId="4087BB1A" w:rsidR="009E4F4E" w:rsidRPr="00731442" w:rsidRDefault="009E4F4E" w:rsidP="2BAA8972">
      <w:pPr>
        <w:shd w:val="clear" w:color="auto" w:fill="FFFFFF" w:themeFill="background1"/>
        <w:spacing w:after="0" w:line="360" w:lineRule="auto"/>
        <w:rPr>
          <w:rFonts w:ascii="Times New Roman" w:eastAsia="Times New Roman" w:hAnsi="Times New Roman" w:cs="Times New Roman"/>
          <w:color w:val="000000" w:themeColor="text1"/>
        </w:rPr>
      </w:pPr>
    </w:p>
    <w:p w14:paraId="6E417E73" w14:textId="1E43580F" w:rsidR="009E4F4E" w:rsidRPr="00731442" w:rsidRDefault="7E8C76FC" w:rsidP="2BAA8972">
      <w:pPr>
        <w:shd w:val="clear" w:color="auto" w:fill="FFFFFF" w:themeFill="background1"/>
        <w:spacing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 xml:space="preserve">10. Change Management &amp; Implementation Architecture </w:t>
      </w:r>
    </w:p>
    <w:p w14:paraId="69F61B98" w14:textId="52188D7C" w:rsidR="009E4F4E" w:rsidRPr="00731442" w:rsidRDefault="7E8C76FC" w:rsidP="2BAA8972">
      <w:pPr>
        <w:pStyle w:val="ListParagraph"/>
        <w:numPr>
          <w:ilvl w:val="0"/>
          <w:numId w:val="4"/>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How ready are stakeholders for digital transformation?</w:t>
      </w:r>
    </w:p>
    <w:p w14:paraId="7422735E" w14:textId="471F48C9" w:rsidR="009E4F4E" w:rsidRPr="00731442" w:rsidRDefault="7E8C76FC" w:rsidP="2BAA8972">
      <w:pPr>
        <w:pStyle w:val="ListParagraph"/>
        <w:numPr>
          <w:ilvl w:val="0"/>
          <w:numId w:val="4"/>
        </w:numPr>
        <w:spacing w:after="0" w:line="360" w:lineRule="auto"/>
        <w:rPr>
          <w:rFonts w:ascii="Times New Roman" w:eastAsia="Times New Roman" w:hAnsi="Times New Roman" w:cs="Times New Roman"/>
          <w:color w:val="000000" w:themeColor="text1"/>
        </w:rPr>
      </w:pPr>
      <w:r w:rsidRPr="00731442">
        <w:rPr>
          <w:rFonts w:ascii="Times New Roman" w:eastAsia="Times New Roman" w:hAnsi="Times New Roman" w:cs="Times New Roman"/>
          <w:color w:val="000000" w:themeColor="text1"/>
          <w:lang w:val="en-MY"/>
        </w:rPr>
        <w:t>⁠What departments are most resistant to change?</w:t>
      </w:r>
    </w:p>
    <w:p w14:paraId="6F1AE7D0" w14:textId="1CC553F8"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73" w:name="_Toc93499885"/>
      <w:r w:rsidRPr="00731442">
        <w:rPr>
          <w:rFonts w:ascii="Times New Roman" w:eastAsia="Times New Roman" w:hAnsi="Times New Roman" w:cs="Times New Roman"/>
          <w:b/>
          <w:bCs/>
          <w:sz w:val="24"/>
          <w:szCs w:val="24"/>
          <w:lang w:val="en-MY"/>
        </w:rPr>
        <w:lastRenderedPageBreak/>
        <w:t>4.</w:t>
      </w:r>
      <w:r w:rsidR="2DEEA571" w:rsidRPr="00731442">
        <w:rPr>
          <w:rFonts w:ascii="Times New Roman" w:eastAsia="Times New Roman" w:hAnsi="Times New Roman" w:cs="Times New Roman"/>
          <w:b/>
          <w:bCs/>
          <w:sz w:val="24"/>
          <w:szCs w:val="24"/>
          <w:lang w:val="en-MY"/>
        </w:rPr>
        <w:t>8</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SYSTEM DESIGN</w:t>
      </w:r>
      <w:bookmarkEnd w:id="73"/>
    </w:p>
    <w:p w14:paraId="37EE926C" w14:textId="75107975" w:rsidR="10345566" w:rsidRPr="00731442" w:rsidRDefault="10345566"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This section describes the design of the proposed system based on the requirements identified during the analysis phase. The system design is presented using enteprise architecture models, system architecture, UML diagrams, data</w:t>
      </w:r>
      <w:r w:rsidR="17DBE954" w:rsidRPr="00731442">
        <w:rPr>
          <w:rFonts w:ascii="Times New Roman" w:eastAsia="Times New Roman" w:hAnsi="Times New Roman" w:cs="Times New Roman"/>
          <w:lang w:val="en-MY"/>
        </w:rPr>
        <w:t>base design and interface design to clearly illustrate how the system is structured, user-friendly and capable of improving the efficiency of the existing prosesses at UTHM.</w:t>
      </w:r>
    </w:p>
    <w:p w14:paraId="60EED764" w14:textId="130A7930" w:rsidR="009E4F4E" w:rsidRPr="00731442" w:rsidRDefault="009E4F4E" w:rsidP="2BAA8972">
      <w:pPr>
        <w:keepNext/>
        <w:keepLines/>
        <w:jc w:val="both"/>
        <w:rPr>
          <w:rFonts w:ascii="Times New Roman" w:eastAsia="Times New Roman" w:hAnsi="Times New Roman" w:cs="Times New Roman"/>
          <w:lang w:val="en-MY"/>
        </w:rPr>
      </w:pPr>
    </w:p>
    <w:p w14:paraId="6F1419AA" w14:textId="26D7658A" w:rsidR="009E4F4E" w:rsidRPr="00731442" w:rsidRDefault="380DE636" w:rsidP="2BAA8972">
      <w:pPr>
        <w:pStyle w:val="Heading3"/>
        <w:jc w:val="both"/>
        <w:rPr>
          <w:rFonts w:ascii="Times New Roman" w:eastAsia="Times New Roman" w:hAnsi="Times New Roman" w:cs="Times New Roman"/>
          <w:b/>
          <w:bCs/>
          <w:sz w:val="24"/>
          <w:szCs w:val="24"/>
          <w:lang w:val="en-MY"/>
        </w:rPr>
      </w:pPr>
      <w:bookmarkStart w:id="74" w:name="_Toc994475370"/>
      <w:r w:rsidRPr="00731442">
        <w:rPr>
          <w:rFonts w:ascii="Times New Roman" w:eastAsia="Times New Roman" w:hAnsi="Times New Roman" w:cs="Times New Roman"/>
          <w:b/>
          <w:bCs/>
          <w:sz w:val="24"/>
          <w:szCs w:val="24"/>
          <w:lang w:val="en-MY"/>
        </w:rPr>
        <w:t>4.</w:t>
      </w:r>
      <w:r w:rsidR="48690846"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ENTERPRISE ARCHITECTURE EA</w:t>
      </w:r>
      <w:r w:rsidR="637B8695" w:rsidRPr="00731442">
        <w:rPr>
          <w:rFonts w:ascii="Times New Roman" w:eastAsia="Times New Roman" w:hAnsi="Times New Roman" w:cs="Times New Roman"/>
          <w:b/>
          <w:bCs/>
          <w:sz w:val="24"/>
          <w:szCs w:val="24"/>
          <w:lang w:val="en-MY"/>
        </w:rPr>
        <w:t xml:space="preserve"> – AS IS</w:t>
      </w:r>
      <w:bookmarkEnd w:id="74"/>
    </w:p>
    <w:p w14:paraId="17A2EE47" w14:textId="6E0530AA" w:rsidR="009E4F4E" w:rsidRPr="00731442" w:rsidRDefault="65099311" w:rsidP="2BAA8972">
      <w:pPr>
        <w:keepNext/>
        <w:keepLines/>
        <w:rPr>
          <w:rFonts w:ascii="Times New Roman" w:hAnsi="Times New Roman" w:cs="Times New Roman"/>
          <w:lang w:val="en-MY"/>
        </w:rPr>
      </w:pPr>
      <w:r w:rsidRPr="00731442">
        <w:rPr>
          <w:rFonts w:ascii="Times New Roman" w:hAnsi="Times New Roman" w:cs="Times New Roman"/>
          <w:lang w:val="en-MY"/>
        </w:rPr>
        <w:t xml:space="preserve"> </w:t>
      </w:r>
    </w:p>
    <w:p w14:paraId="464DA874" w14:textId="6CF4B145" w:rsidR="009E4F4E" w:rsidRPr="00731442" w:rsidRDefault="65099311" w:rsidP="2BAA8972">
      <w:pPr>
        <w:keepNext/>
        <w:keepLines/>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Figure x illustrates the AS-IS enterprise architecture of UTHM. The figure was designed based on the requirements gathered during an interview session with t</w:t>
      </w:r>
      <w:r w:rsidR="3D2F5B10" w:rsidRPr="00731442">
        <w:rPr>
          <w:rFonts w:ascii="Times New Roman" w:eastAsia="Times New Roman" w:hAnsi="Times New Roman" w:cs="Times New Roman"/>
          <w:lang w:val="en-MY"/>
        </w:rPr>
        <w:t>heir representatives. The architecture was designed according to their business goals, limitations and const</w:t>
      </w:r>
      <w:r w:rsidR="4CAFE99C" w:rsidRPr="00731442">
        <w:rPr>
          <w:rFonts w:ascii="Times New Roman" w:eastAsia="Times New Roman" w:hAnsi="Times New Roman" w:cs="Times New Roman"/>
          <w:lang w:val="en-MY"/>
        </w:rPr>
        <w:t>r</w:t>
      </w:r>
      <w:r w:rsidR="2A51ABCF" w:rsidRPr="00731442">
        <w:rPr>
          <w:rFonts w:ascii="Times New Roman" w:eastAsia="Times New Roman" w:hAnsi="Times New Roman" w:cs="Times New Roman"/>
          <w:lang w:val="en-MY"/>
        </w:rPr>
        <w:t xml:space="preserve">aints specified by them during the interview. Each </w:t>
      </w:r>
      <w:r w:rsidR="63EE081E" w:rsidRPr="00731442">
        <w:rPr>
          <w:rFonts w:ascii="Times New Roman" w:eastAsia="Times New Roman" w:hAnsi="Times New Roman" w:cs="Times New Roman"/>
          <w:lang w:val="en-MY"/>
        </w:rPr>
        <w:t>component</w:t>
      </w:r>
      <w:r w:rsidR="2A51ABCF" w:rsidRPr="00731442">
        <w:rPr>
          <w:rFonts w:ascii="Times New Roman" w:eastAsia="Times New Roman" w:hAnsi="Times New Roman" w:cs="Times New Roman"/>
          <w:lang w:val="en-MY"/>
        </w:rPr>
        <w:t xml:space="preserve"> of the EA will be discussed on the following sub</w:t>
      </w:r>
      <w:r w:rsidR="3F462A0A" w:rsidRPr="00731442">
        <w:rPr>
          <w:rFonts w:ascii="Times New Roman" w:eastAsia="Times New Roman" w:hAnsi="Times New Roman" w:cs="Times New Roman"/>
          <w:lang w:val="en-MY"/>
        </w:rPr>
        <w:t xml:space="preserve"> chapters</w:t>
      </w:r>
      <w:r w:rsidR="74B99CEC" w:rsidRPr="00731442">
        <w:rPr>
          <w:rFonts w:ascii="Times New Roman" w:eastAsia="Times New Roman" w:hAnsi="Times New Roman" w:cs="Times New Roman"/>
          <w:lang w:val="en-MY"/>
        </w:rPr>
        <w:t>.</w:t>
      </w:r>
    </w:p>
    <w:p w14:paraId="6621F591" w14:textId="7A1BE1B4" w:rsidR="009E4F4E" w:rsidRPr="00731442" w:rsidRDefault="65099311" w:rsidP="2BAA8972">
      <w:pPr>
        <w:keepNext/>
        <w:keepLines/>
        <w:jc w:val="center"/>
        <w:rPr>
          <w:rFonts w:ascii="Times New Roman" w:hAnsi="Times New Roman" w:cs="Times New Roman"/>
        </w:rPr>
      </w:pPr>
      <w:r w:rsidRPr="00731442">
        <w:rPr>
          <w:rFonts w:ascii="Times New Roman" w:hAnsi="Times New Roman" w:cs="Times New Roman"/>
          <w:noProof/>
        </w:rPr>
        <w:lastRenderedPageBreak/>
        <w:drawing>
          <wp:inline distT="0" distB="0" distL="0" distR="0" wp14:anchorId="016EF97D" wp14:editId="3A7D5132">
            <wp:extent cx="4417321" cy="5742517"/>
            <wp:effectExtent l="0" t="0" r="0" b="0"/>
            <wp:docPr id="1511981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81532" name="Picture 1511981532"/>
                    <pic:cNvPicPr/>
                  </pic:nvPicPr>
                  <pic:blipFill>
                    <a:blip r:embed="rId18">
                      <a:extLst>
                        <a:ext uri="{28A0092B-C50C-407E-A947-70E740481C1C}">
                          <a14:useLocalDpi xmlns:a14="http://schemas.microsoft.com/office/drawing/2010/main"/>
                        </a:ext>
                      </a:extLst>
                    </a:blip>
                    <a:stretch>
                      <a:fillRect/>
                    </a:stretch>
                  </pic:blipFill>
                  <pic:spPr>
                    <a:xfrm>
                      <a:off x="0" y="0"/>
                      <a:ext cx="4417321" cy="5742517"/>
                    </a:xfrm>
                    <a:prstGeom prst="rect">
                      <a:avLst/>
                    </a:prstGeom>
                  </pic:spPr>
                </pic:pic>
              </a:graphicData>
            </a:graphic>
          </wp:inline>
        </w:drawing>
      </w:r>
    </w:p>
    <w:p w14:paraId="5EBD5FFD" w14:textId="54717BA4" w:rsidR="009E4F4E" w:rsidRPr="00731442" w:rsidRDefault="207C7A10" w:rsidP="2BAA8972">
      <w:pPr>
        <w:keepNext/>
        <w:keepLines/>
        <w:jc w:val="center"/>
        <w:rPr>
          <w:rFonts w:ascii="Times New Roman" w:hAnsi="Times New Roman" w:cs="Times New Roman"/>
        </w:rPr>
      </w:pPr>
      <w:r w:rsidRPr="00731442">
        <w:rPr>
          <w:rFonts w:ascii="Times New Roman" w:hAnsi="Times New Roman" w:cs="Times New Roman"/>
        </w:rPr>
        <w:t>Figure x</w:t>
      </w:r>
    </w:p>
    <w:p w14:paraId="62DA80D3" w14:textId="0ACAB170" w:rsidR="009E4F4E" w:rsidRPr="00731442" w:rsidRDefault="009E4F4E" w:rsidP="2BAA8972">
      <w:pPr>
        <w:keepNext/>
        <w:keepLines/>
        <w:rPr>
          <w:rFonts w:ascii="Times New Roman" w:hAnsi="Times New Roman" w:cs="Times New Roman"/>
          <w:lang w:val="en-MY"/>
        </w:rPr>
      </w:pPr>
    </w:p>
    <w:p w14:paraId="1ED4CFDE" w14:textId="0DCA343F" w:rsidR="009E4F4E" w:rsidRPr="00731442" w:rsidRDefault="009E4F4E" w:rsidP="2BAA8972">
      <w:pPr>
        <w:keepNext/>
        <w:keepLines/>
        <w:rPr>
          <w:rFonts w:ascii="Times New Roman" w:hAnsi="Times New Roman" w:cs="Times New Roman"/>
          <w:lang w:val="en-MY"/>
        </w:rPr>
      </w:pPr>
    </w:p>
    <w:p w14:paraId="619FA6D3" w14:textId="1EE50669" w:rsidR="009E4F4E" w:rsidRPr="00731442" w:rsidRDefault="2AD9BFA4" w:rsidP="2BAA8972">
      <w:pPr>
        <w:pStyle w:val="Heading3"/>
        <w:rPr>
          <w:rFonts w:ascii="Times New Roman" w:eastAsia="Times New Roman" w:hAnsi="Times New Roman" w:cs="Times New Roman"/>
          <w:b/>
          <w:bCs/>
          <w:sz w:val="24"/>
          <w:szCs w:val="24"/>
          <w:lang w:val="en-MY"/>
        </w:rPr>
      </w:pPr>
      <w:bookmarkStart w:id="75" w:name="_Toc1500732151"/>
      <w:r w:rsidRPr="00731442">
        <w:rPr>
          <w:rFonts w:ascii="Times New Roman" w:eastAsia="Times New Roman" w:hAnsi="Times New Roman" w:cs="Times New Roman"/>
          <w:b/>
          <w:bCs/>
          <w:sz w:val="24"/>
          <w:szCs w:val="24"/>
          <w:lang w:val="en-MY"/>
        </w:rPr>
        <w:t>4.</w:t>
      </w:r>
      <w:r w:rsidR="6ADD5ECB"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.2</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COMPONENT EXPLANATION OF ENTERPRISE ARCHITECTURE EA – AS IS</w:t>
      </w:r>
      <w:bookmarkEnd w:id="75"/>
    </w:p>
    <w:p w14:paraId="57EFF00E" w14:textId="011883ED" w:rsidR="009E4F4E" w:rsidRPr="00731442" w:rsidRDefault="009E4F4E" w:rsidP="2BAA8972">
      <w:pPr>
        <w:keepNext/>
        <w:keepLines/>
        <w:rPr>
          <w:rFonts w:ascii="Times New Roman" w:hAnsi="Times New Roman" w:cs="Times New Roman"/>
          <w:lang w:val="en-MY"/>
        </w:rPr>
      </w:pPr>
    </w:p>
    <w:p w14:paraId="0104A8C9" w14:textId="2FE7C695" w:rsidR="009E4F4E" w:rsidRPr="00731442" w:rsidRDefault="5274F4CF"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lastRenderedPageBreak/>
        <w:t>Figure x shows the diagram that</w:t>
      </w:r>
      <w:r w:rsidR="6D44D2D7" w:rsidRPr="00731442">
        <w:rPr>
          <w:rFonts w:ascii="Times New Roman" w:eastAsia="Times New Roman" w:hAnsi="Times New Roman" w:cs="Times New Roman"/>
          <w:lang w:val="en-MY"/>
        </w:rPr>
        <w:t xml:space="preserve"> illustrating the architectural principles, visions and requirements.</w:t>
      </w:r>
      <w:r w:rsidRPr="00731442">
        <w:rPr>
          <w:rFonts w:ascii="Times New Roman" w:eastAsia="Times New Roman" w:hAnsi="Times New Roman" w:cs="Times New Roman"/>
          <w:lang w:val="en-MY"/>
        </w:rPr>
        <w:t xml:space="preserve"> </w:t>
      </w:r>
      <w:r w:rsidR="7A1886C9" w:rsidRPr="00731442">
        <w:rPr>
          <w:rFonts w:ascii="Times New Roman" w:eastAsia="Times New Roman" w:hAnsi="Times New Roman" w:cs="Times New Roman"/>
          <w:lang w:val="en-MY"/>
        </w:rPr>
        <w:t>The primary goal of this design is to accomplish complete digital transformation by 2030. This is built on a goal to create a secure, scalable, and unified Integrated University Management System that offers all users uniform web-based access from anywhere. Several business reasons are driving this change, the most important of which is the necessity to combine distributed academic and financial data, as well as the growing demand for digital services. UTHM hopes to provide a single interface for all stakeholders, minimizing manual effort and boosting decision-making through integrated analytics.</w:t>
      </w:r>
    </w:p>
    <w:p w14:paraId="2A6B2E6D" w14:textId="0343BDDB" w:rsidR="009E4F4E" w:rsidRPr="00731442" w:rsidRDefault="08977337" w:rsidP="2BAA8972">
      <w:pPr>
        <w:keepNext/>
        <w:keepLines/>
        <w:spacing w:line="360" w:lineRule="auto"/>
        <w:jc w:val="both"/>
        <w:rPr>
          <w:rFonts w:ascii="Times New Roman" w:hAnsi="Times New Roman" w:cs="Times New Roman"/>
        </w:rPr>
      </w:pPr>
      <w:r w:rsidRPr="00731442">
        <w:rPr>
          <w:rFonts w:ascii="Times New Roman" w:eastAsia="Times New Roman" w:hAnsi="Times New Roman" w:cs="Times New Roman"/>
          <w:lang w:val="en-MY"/>
        </w:rPr>
        <w:t xml:space="preserve">To </w:t>
      </w:r>
      <w:r w:rsidR="0252A583" w:rsidRPr="00731442">
        <w:rPr>
          <w:rFonts w:ascii="Times New Roman" w:eastAsia="Times New Roman" w:hAnsi="Times New Roman" w:cs="Times New Roman"/>
          <w:lang w:val="en-MY"/>
        </w:rPr>
        <w:t>ensur</w:t>
      </w:r>
      <w:r w:rsidRPr="00731442">
        <w:rPr>
          <w:rFonts w:ascii="Times New Roman" w:eastAsia="Times New Roman" w:hAnsi="Times New Roman" w:cs="Times New Roman"/>
          <w:lang w:val="en-MY"/>
        </w:rPr>
        <w:t xml:space="preserve">e that the system has a </w:t>
      </w:r>
      <w:r w:rsidR="55302EA3" w:rsidRPr="00731442">
        <w:rPr>
          <w:rFonts w:ascii="Times New Roman" w:eastAsia="Times New Roman" w:hAnsi="Times New Roman" w:cs="Times New Roman"/>
          <w:lang w:val="en-MY"/>
        </w:rPr>
        <w:t>strong</w:t>
      </w:r>
      <w:r w:rsidRPr="00731442">
        <w:rPr>
          <w:rFonts w:ascii="Times New Roman" w:eastAsia="Times New Roman" w:hAnsi="Times New Roman" w:cs="Times New Roman"/>
          <w:lang w:val="en-MY"/>
        </w:rPr>
        <w:t xml:space="preserve"> structure, the </w:t>
      </w:r>
      <w:r w:rsidR="7999C855" w:rsidRPr="00731442">
        <w:rPr>
          <w:rFonts w:ascii="Times New Roman" w:eastAsia="Times New Roman" w:hAnsi="Times New Roman" w:cs="Times New Roman"/>
          <w:lang w:val="en-MY"/>
        </w:rPr>
        <w:t>p</w:t>
      </w:r>
      <w:r w:rsidRPr="00731442">
        <w:rPr>
          <w:rFonts w:ascii="Times New Roman" w:eastAsia="Times New Roman" w:hAnsi="Times New Roman" w:cs="Times New Roman"/>
          <w:lang w:val="en-MY"/>
        </w:rPr>
        <w:t xml:space="preserve">reliminary phase develops nine basic architectural concepts. These serve as the "base rules" for development, stressing standardization and integration, as well as a single source of truth (SSOT) to avoid data silos. The principles also focus the user experience through </w:t>
      </w:r>
      <w:r w:rsidR="2D2B525B" w:rsidRPr="00731442">
        <w:rPr>
          <w:rFonts w:ascii="Times New Roman" w:eastAsia="Times New Roman" w:hAnsi="Times New Roman" w:cs="Times New Roman"/>
          <w:lang w:val="en-MY"/>
        </w:rPr>
        <w:t>u</w:t>
      </w:r>
      <w:r w:rsidRPr="00731442">
        <w:rPr>
          <w:rFonts w:ascii="Times New Roman" w:eastAsia="Times New Roman" w:hAnsi="Times New Roman" w:cs="Times New Roman"/>
          <w:lang w:val="en-MY"/>
        </w:rPr>
        <w:t>ser-</w:t>
      </w:r>
      <w:r w:rsidR="407E94F2" w:rsidRPr="00731442">
        <w:rPr>
          <w:rFonts w:ascii="Times New Roman" w:eastAsia="Times New Roman" w:hAnsi="Times New Roman" w:cs="Times New Roman"/>
          <w:lang w:val="en-MY"/>
        </w:rPr>
        <w:t>c</w:t>
      </w:r>
      <w:r w:rsidRPr="00731442">
        <w:rPr>
          <w:rFonts w:ascii="Times New Roman" w:eastAsia="Times New Roman" w:hAnsi="Times New Roman" w:cs="Times New Roman"/>
          <w:lang w:val="en-MY"/>
        </w:rPr>
        <w:t xml:space="preserve">entric </w:t>
      </w:r>
      <w:r w:rsidR="211C7545" w:rsidRPr="00731442">
        <w:rPr>
          <w:rFonts w:ascii="Times New Roman" w:eastAsia="Times New Roman" w:hAnsi="Times New Roman" w:cs="Times New Roman"/>
          <w:lang w:val="en-MY"/>
        </w:rPr>
        <w:t>d</w:t>
      </w:r>
      <w:r w:rsidRPr="00731442">
        <w:rPr>
          <w:rFonts w:ascii="Times New Roman" w:eastAsia="Times New Roman" w:hAnsi="Times New Roman" w:cs="Times New Roman"/>
          <w:lang w:val="en-MY"/>
        </w:rPr>
        <w:t xml:space="preserve">esign while ensuring long-term sustainability through </w:t>
      </w:r>
      <w:r w:rsidR="67661A47" w:rsidRPr="00731442">
        <w:rPr>
          <w:rFonts w:ascii="Times New Roman" w:eastAsia="Times New Roman" w:hAnsi="Times New Roman" w:cs="Times New Roman"/>
          <w:lang w:val="en-MY"/>
        </w:rPr>
        <w:t>m</w:t>
      </w:r>
      <w:r w:rsidRPr="00731442">
        <w:rPr>
          <w:rFonts w:ascii="Times New Roman" w:eastAsia="Times New Roman" w:hAnsi="Times New Roman" w:cs="Times New Roman"/>
          <w:lang w:val="en-MY"/>
        </w:rPr>
        <w:t xml:space="preserve">aintainability, </w:t>
      </w:r>
      <w:r w:rsidR="29C9E94F" w:rsidRPr="00731442">
        <w:rPr>
          <w:rFonts w:ascii="Times New Roman" w:eastAsia="Times New Roman" w:hAnsi="Times New Roman" w:cs="Times New Roman"/>
          <w:lang w:val="en-MY"/>
        </w:rPr>
        <w:t>m</w:t>
      </w:r>
      <w:r w:rsidRPr="00731442">
        <w:rPr>
          <w:rFonts w:ascii="Times New Roman" w:eastAsia="Times New Roman" w:hAnsi="Times New Roman" w:cs="Times New Roman"/>
          <w:lang w:val="en-MY"/>
        </w:rPr>
        <w:t xml:space="preserve">odularity, and </w:t>
      </w:r>
      <w:r w:rsidR="3CB2682C" w:rsidRPr="00731442">
        <w:rPr>
          <w:rFonts w:ascii="Times New Roman" w:eastAsia="Times New Roman" w:hAnsi="Times New Roman" w:cs="Times New Roman"/>
          <w:lang w:val="en-MY"/>
        </w:rPr>
        <w:t>r</w:t>
      </w:r>
      <w:r w:rsidRPr="00731442">
        <w:rPr>
          <w:rFonts w:ascii="Times New Roman" w:eastAsia="Times New Roman" w:hAnsi="Times New Roman" w:cs="Times New Roman"/>
          <w:lang w:val="en-MY"/>
        </w:rPr>
        <w:t xml:space="preserve">eusability. Security is a non-negotiable component, with a particular emphasis on </w:t>
      </w:r>
      <w:r w:rsidR="5303B919" w:rsidRPr="00731442">
        <w:rPr>
          <w:rFonts w:ascii="Times New Roman" w:eastAsia="Times New Roman" w:hAnsi="Times New Roman" w:cs="Times New Roman"/>
          <w:lang w:val="en-MY"/>
        </w:rPr>
        <w:t>d</w:t>
      </w:r>
      <w:r w:rsidRPr="00731442">
        <w:rPr>
          <w:rFonts w:ascii="Times New Roman" w:eastAsia="Times New Roman" w:hAnsi="Times New Roman" w:cs="Times New Roman"/>
          <w:lang w:val="en-MY"/>
        </w:rPr>
        <w:t xml:space="preserve">ata </w:t>
      </w:r>
      <w:r w:rsidR="7E1CE39F" w:rsidRPr="00731442">
        <w:rPr>
          <w:rFonts w:ascii="Times New Roman" w:eastAsia="Times New Roman" w:hAnsi="Times New Roman" w:cs="Times New Roman"/>
          <w:lang w:val="en-MY"/>
        </w:rPr>
        <w:t>p</w:t>
      </w:r>
      <w:r w:rsidRPr="00731442">
        <w:rPr>
          <w:rFonts w:ascii="Times New Roman" w:eastAsia="Times New Roman" w:hAnsi="Times New Roman" w:cs="Times New Roman"/>
          <w:lang w:val="en-MY"/>
        </w:rPr>
        <w:t xml:space="preserve">rivacy, </w:t>
      </w:r>
      <w:r w:rsidR="3ABAECD0" w:rsidRPr="00731442">
        <w:rPr>
          <w:rFonts w:ascii="Times New Roman" w:eastAsia="Times New Roman" w:hAnsi="Times New Roman" w:cs="Times New Roman"/>
          <w:lang w:val="en-MY"/>
        </w:rPr>
        <w:t>c</w:t>
      </w:r>
      <w:r w:rsidRPr="00731442">
        <w:rPr>
          <w:rFonts w:ascii="Times New Roman" w:eastAsia="Times New Roman" w:hAnsi="Times New Roman" w:cs="Times New Roman"/>
          <w:lang w:val="en-MY"/>
        </w:rPr>
        <w:t xml:space="preserve">ompliance, and </w:t>
      </w:r>
      <w:r w:rsidR="01829828" w:rsidRPr="00731442">
        <w:rPr>
          <w:rFonts w:ascii="Times New Roman" w:eastAsia="Times New Roman" w:hAnsi="Times New Roman" w:cs="Times New Roman"/>
          <w:lang w:val="en-MY"/>
        </w:rPr>
        <w:t>a</w:t>
      </w:r>
      <w:r w:rsidRPr="00731442">
        <w:rPr>
          <w:rFonts w:ascii="Times New Roman" w:eastAsia="Times New Roman" w:hAnsi="Times New Roman" w:cs="Times New Roman"/>
          <w:lang w:val="en-MY"/>
        </w:rPr>
        <w:t xml:space="preserve">ccess </w:t>
      </w:r>
      <w:r w:rsidR="16D9E813" w:rsidRPr="00731442">
        <w:rPr>
          <w:rFonts w:ascii="Times New Roman" w:eastAsia="Times New Roman" w:hAnsi="Times New Roman" w:cs="Times New Roman"/>
          <w:lang w:val="en-MY"/>
        </w:rPr>
        <w:t>c</w:t>
      </w:r>
      <w:r w:rsidRPr="00731442">
        <w:rPr>
          <w:rFonts w:ascii="Times New Roman" w:eastAsia="Times New Roman" w:hAnsi="Times New Roman" w:cs="Times New Roman"/>
          <w:lang w:val="en-MY"/>
        </w:rPr>
        <w:t>ontrol, to ensure the architecture stays controlled and legally sound.</w:t>
      </w:r>
    </w:p>
    <w:p w14:paraId="05F7DAE2" w14:textId="0FE22B73" w:rsidR="009E4F4E" w:rsidRPr="00731442" w:rsidRDefault="0837CB76"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The current Architecture Vision (AS-IS) is primarily driven by operational stability and department independence rather than a unified enterprise strategy. It focuses on maintaining </w:t>
      </w:r>
      <w:r w:rsidR="61F93816" w:rsidRPr="00731442">
        <w:rPr>
          <w:rFonts w:ascii="Times New Roman" w:eastAsia="Times New Roman" w:hAnsi="Times New Roman" w:cs="Times New Roman"/>
          <w:lang w:val="en-MY"/>
        </w:rPr>
        <w:t xml:space="preserve">the functionality of distinct legacy systems like SMAP and ePayment to ensure daily academic and administrative continuity, relying on established </w:t>
      </w:r>
      <w:r w:rsidR="2C930A9C" w:rsidRPr="00731442">
        <w:rPr>
          <w:rFonts w:ascii="Times New Roman" w:eastAsia="Times New Roman" w:hAnsi="Times New Roman" w:cs="Times New Roman"/>
          <w:lang w:val="en-MY"/>
        </w:rPr>
        <w:t>on-premises</w:t>
      </w:r>
      <w:r w:rsidR="61F93816" w:rsidRPr="00731442">
        <w:rPr>
          <w:rFonts w:ascii="Times New Roman" w:eastAsia="Times New Roman" w:hAnsi="Times New Roman" w:cs="Times New Roman"/>
          <w:lang w:val="en-MY"/>
        </w:rPr>
        <w:t xml:space="preserve"> infrastructure and manual data synchronization </w:t>
      </w:r>
      <w:r w:rsidR="325B6C0B" w:rsidRPr="00731442">
        <w:rPr>
          <w:rFonts w:ascii="Times New Roman" w:eastAsia="Times New Roman" w:hAnsi="Times New Roman" w:cs="Times New Roman"/>
          <w:lang w:val="en-MY"/>
        </w:rPr>
        <w:t>to meet immediate, localized business needs without disrupting ongoing university operations.</w:t>
      </w:r>
    </w:p>
    <w:p w14:paraId="21F6FEBF" w14:textId="5EB0C48C" w:rsidR="009E4F4E" w:rsidRPr="00731442" w:rsidRDefault="368AEC91"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The effective execution of this vision is dependent on achieving </w:t>
      </w:r>
      <w:r w:rsidR="63AEDCA8" w:rsidRPr="00731442">
        <w:rPr>
          <w:rFonts w:ascii="Times New Roman" w:eastAsia="Times New Roman" w:hAnsi="Times New Roman" w:cs="Times New Roman"/>
          <w:lang w:val="en-MY"/>
        </w:rPr>
        <w:t>a</w:t>
      </w:r>
      <w:r w:rsidR="6595020A" w:rsidRPr="00731442">
        <w:rPr>
          <w:rFonts w:ascii="Times New Roman" w:eastAsia="Times New Roman" w:hAnsi="Times New Roman" w:cs="Times New Roman"/>
          <w:lang w:val="en-MY"/>
        </w:rPr>
        <w:t>rchitecture</w:t>
      </w:r>
      <w:r w:rsidRPr="00731442">
        <w:rPr>
          <w:rFonts w:ascii="Times New Roman" w:eastAsia="Times New Roman" w:hAnsi="Times New Roman" w:cs="Times New Roman"/>
          <w:lang w:val="en-MY"/>
        </w:rPr>
        <w:t xml:space="preserve"> </w:t>
      </w:r>
      <w:r w:rsidR="6F00AEFC" w:rsidRPr="00731442">
        <w:rPr>
          <w:rFonts w:ascii="Times New Roman" w:eastAsia="Times New Roman" w:hAnsi="Times New Roman" w:cs="Times New Roman"/>
          <w:lang w:val="en-MY"/>
        </w:rPr>
        <w:t>r</w:t>
      </w:r>
      <w:r w:rsidRPr="00731442">
        <w:rPr>
          <w:rFonts w:ascii="Times New Roman" w:eastAsia="Times New Roman" w:hAnsi="Times New Roman" w:cs="Times New Roman"/>
          <w:lang w:val="en-MY"/>
        </w:rPr>
        <w:t xml:space="preserve">equirements, such as integrating all key existing UTHM systems and implementing Single Sign-On (SSO) for smooth user authentication. However, these objectives </w:t>
      </w:r>
      <w:r w:rsidR="6F824A3E" w:rsidRPr="00731442">
        <w:rPr>
          <w:rFonts w:ascii="Times New Roman" w:eastAsia="Times New Roman" w:hAnsi="Times New Roman" w:cs="Times New Roman"/>
          <w:lang w:val="en-MY"/>
        </w:rPr>
        <w:t>must</w:t>
      </w:r>
      <w:r w:rsidRPr="00731442">
        <w:rPr>
          <w:rFonts w:ascii="Times New Roman" w:eastAsia="Times New Roman" w:hAnsi="Times New Roman" w:cs="Times New Roman"/>
          <w:lang w:val="en-MY"/>
        </w:rPr>
        <w:t xml:space="preserve"> be balanced against real-world constraints. Developers must guarantee that essential legacy systems, such as SMAP, ePrestasi, and ePayment, remain fully functioning during the transition phase. Furthermore, the change must be completed within the constraints of the university's budget and tight government data protection requirements.</w:t>
      </w:r>
      <w:r w:rsidR="2FF471DD" w:rsidRPr="00731442">
        <w:rPr>
          <w:rFonts w:ascii="Times New Roman" w:eastAsia="Times New Roman" w:hAnsi="Times New Roman" w:cs="Times New Roman"/>
          <w:lang w:val="en-MY"/>
        </w:rPr>
        <w:t xml:space="preserve"> </w:t>
      </w:r>
    </w:p>
    <w:p w14:paraId="60184469" w14:textId="20C6A0DC" w:rsidR="009E4F4E" w:rsidRPr="00731442" w:rsidRDefault="009E4F4E" w:rsidP="2BAA8972">
      <w:pPr>
        <w:keepNext/>
        <w:keepLines/>
        <w:spacing w:line="360" w:lineRule="auto"/>
        <w:jc w:val="both"/>
        <w:rPr>
          <w:rFonts w:ascii="Times New Roman" w:eastAsia="Times New Roman" w:hAnsi="Times New Roman" w:cs="Times New Roman"/>
          <w:lang w:val="en-MY"/>
        </w:rPr>
      </w:pPr>
    </w:p>
    <w:p w14:paraId="0164B4AE" w14:textId="06C361B1" w:rsidR="009E4F4E" w:rsidRPr="00731442" w:rsidRDefault="2FF471DD" w:rsidP="2BAA8972">
      <w:pPr>
        <w:keepNext/>
        <w:keepLines/>
        <w:spacing w:line="360" w:lineRule="auto"/>
        <w:jc w:val="both"/>
        <w:rPr>
          <w:rFonts w:ascii="Times New Roman" w:hAnsi="Times New Roman" w:cs="Times New Roman"/>
        </w:rPr>
      </w:pPr>
      <w:r w:rsidRPr="00731442">
        <w:rPr>
          <w:rFonts w:ascii="Times New Roman" w:hAnsi="Times New Roman" w:cs="Times New Roman"/>
          <w:noProof/>
        </w:rPr>
        <w:lastRenderedPageBreak/>
        <w:drawing>
          <wp:inline distT="0" distB="0" distL="0" distR="0" wp14:anchorId="1CEC22F9" wp14:editId="0D79E266">
            <wp:extent cx="5943600" cy="1800225"/>
            <wp:effectExtent l="0" t="0" r="0" b="0"/>
            <wp:docPr id="1089658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8114" name="Picture 1089658114"/>
                    <pic:cNvPicPr/>
                  </pic:nvPicPr>
                  <pic:blipFill>
                    <a:blip r:embed="rId19">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11EA7A58" w14:textId="145E9F87" w:rsidR="009E4F4E" w:rsidRPr="00731442" w:rsidRDefault="325BE843"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t xml:space="preserve">Figure x illustrates the business architecture, information systems architecture and the technological architecture in the EA.  </w:t>
      </w:r>
      <w:r w:rsidR="5668BBB4" w:rsidRPr="00731442">
        <w:rPr>
          <w:rFonts w:ascii="Times New Roman" w:eastAsia="Times New Roman" w:hAnsi="Times New Roman" w:cs="Times New Roman"/>
        </w:rPr>
        <w:t xml:space="preserve">The </w:t>
      </w:r>
      <w:r w:rsidR="025A65CF" w:rsidRPr="00731442">
        <w:rPr>
          <w:rFonts w:ascii="Times New Roman" w:eastAsia="Times New Roman" w:hAnsi="Times New Roman" w:cs="Times New Roman"/>
        </w:rPr>
        <w:t>b</w:t>
      </w:r>
      <w:r w:rsidR="5668BBB4" w:rsidRPr="00731442">
        <w:rPr>
          <w:rFonts w:ascii="Times New Roman" w:eastAsia="Times New Roman" w:hAnsi="Times New Roman" w:cs="Times New Roman"/>
        </w:rPr>
        <w:t xml:space="preserve">usiness </w:t>
      </w:r>
      <w:r w:rsidR="5BEB17E3" w:rsidRPr="00731442">
        <w:rPr>
          <w:rFonts w:ascii="Times New Roman" w:eastAsia="Times New Roman" w:hAnsi="Times New Roman" w:cs="Times New Roman"/>
        </w:rPr>
        <w:t>a</w:t>
      </w:r>
      <w:r w:rsidR="5668BBB4" w:rsidRPr="00731442">
        <w:rPr>
          <w:rFonts w:ascii="Times New Roman" w:eastAsia="Times New Roman" w:hAnsi="Times New Roman" w:cs="Times New Roman"/>
        </w:rPr>
        <w:t>rchitecture layer is the foundation, outlining the motivation, organization, and function of the university's digital transformation. It is driven by its goal to improve student experiences while reducing administrative costs by integrating significant systems such as SMAP and LMS. A</w:t>
      </w:r>
      <w:r w:rsidR="7C0B4518" w:rsidRPr="00731442">
        <w:rPr>
          <w:rFonts w:ascii="Times New Roman" w:eastAsia="Times New Roman" w:hAnsi="Times New Roman" w:cs="Times New Roman"/>
        </w:rPr>
        <w:t>n</w:t>
      </w:r>
      <w:r w:rsidR="5668BBB4" w:rsidRPr="00731442">
        <w:rPr>
          <w:rFonts w:ascii="Times New Roman" w:eastAsia="Times New Roman" w:hAnsi="Times New Roman" w:cs="Times New Roman"/>
        </w:rPr>
        <w:t xml:space="preserve"> important performance aim is to cut process delays by 50% while maintaining 99% system uptime. This layer distinguishes between different organizational units, such as the ICT Center and the Bursary, and describes the responsibilities of individuals ranging from students and lecturers to system administrators. Functionally, it defines basic services such as student enrollment and fee collection, which are guided by academic and financial rules to </w:t>
      </w:r>
      <w:r w:rsidR="151962F4" w:rsidRPr="00731442">
        <w:rPr>
          <w:rFonts w:ascii="Times New Roman" w:eastAsia="Times New Roman" w:hAnsi="Times New Roman" w:cs="Times New Roman"/>
        </w:rPr>
        <w:t>ensure</w:t>
      </w:r>
      <w:r w:rsidR="5668BBB4" w:rsidRPr="00731442">
        <w:rPr>
          <w:rFonts w:ascii="Times New Roman" w:eastAsia="Times New Roman" w:hAnsi="Times New Roman" w:cs="Times New Roman"/>
        </w:rPr>
        <w:t xml:space="preserve"> high standards of service.</w:t>
      </w:r>
    </w:p>
    <w:p w14:paraId="2347B013" w14:textId="55EF64F1" w:rsidR="009E4F4E" w:rsidRPr="00731442" w:rsidRDefault="56EA33F6"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t xml:space="preserve">This </w:t>
      </w:r>
      <w:r w:rsidR="74BB1307" w:rsidRPr="00731442">
        <w:rPr>
          <w:rFonts w:ascii="Times New Roman" w:eastAsia="Times New Roman" w:hAnsi="Times New Roman" w:cs="Times New Roman"/>
        </w:rPr>
        <w:t>i</w:t>
      </w:r>
      <w:r w:rsidRPr="00731442">
        <w:rPr>
          <w:rFonts w:ascii="Times New Roman" w:eastAsia="Times New Roman" w:hAnsi="Times New Roman" w:cs="Times New Roman"/>
        </w:rPr>
        <w:t>n</w:t>
      </w:r>
      <w:r w:rsidR="74BB1307" w:rsidRPr="00731442">
        <w:rPr>
          <w:rFonts w:ascii="Times New Roman" w:eastAsia="Times New Roman" w:hAnsi="Times New Roman" w:cs="Times New Roman"/>
        </w:rPr>
        <w:t>formation system</w:t>
      </w:r>
      <w:r w:rsidRPr="00731442">
        <w:rPr>
          <w:rFonts w:ascii="Times New Roman" w:eastAsia="Times New Roman" w:hAnsi="Times New Roman" w:cs="Times New Roman"/>
        </w:rPr>
        <w:t xml:space="preserve"> architecture defines the gap between business needs and technological execution by focusing on data and application components. Data architecture specifies the important entities such as students, lecturers and courses, in addition to the underlying data components, such as the </w:t>
      </w:r>
      <w:r w:rsidR="4A5A9F29" w:rsidRPr="00731442">
        <w:rPr>
          <w:rFonts w:ascii="Times New Roman" w:eastAsia="Times New Roman" w:hAnsi="Times New Roman" w:cs="Times New Roman"/>
        </w:rPr>
        <w:t>s</w:t>
      </w:r>
      <w:r w:rsidRPr="00731442">
        <w:rPr>
          <w:rFonts w:ascii="Times New Roman" w:eastAsia="Times New Roman" w:hAnsi="Times New Roman" w:cs="Times New Roman"/>
        </w:rPr>
        <w:t xml:space="preserve">tudent </w:t>
      </w:r>
      <w:r w:rsidR="5E64520F" w:rsidRPr="00731442">
        <w:rPr>
          <w:rFonts w:ascii="Times New Roman" w:eastAsia="Times New Roman" w:hAnsi="Times New Roman" w:cs="Times New Roman"/>
        </w:rPr>
        <w:t>p</w:t>
      </w:r>
      <w:r w:rsidRPr="00731442">
        <w:rPr>
          <w:rFonts w:ascii="Times New Roman" w:eastAsia="Times New Roman" w:hAnsi="Times New Roman" w:cs="Times New Roman"/>
        </w:rPr>
        <w:t xml:space="preserve">rofile and </w:t>
      </w:r>
      <w:r w:rsidR="2A1FC624" w:rsidRPr="00731442">
        <w:rPr>
          <w:rFonts w:ascii="Times New Roman" w:eastAsia="Times New Roman" w:hAnsi="Times New Roman" w:cs="Times New Roman"/>
        </w:rPr>
        <w:t>f</w:t>
      </w:r>
      <w:r w:rsidRPr="00731442">
        <w:rPr>
          <w:rFonts w:ascii="Times New Roman" w:eastAsia="Times New Roman" w:hAnsi="Times New Roman" w:cs="Times New Roman"/>
        </w:rPr>
        <w:t xml:space="preserve">inancial </w:t>
      </w:r>
      <w:r w:rsidR="44C9D490" w:rsidRPr="00731442">
        <w:rPr>
          <w:rFonts w:ascii="Times New Roman" w:eastAsia="Times New Roman" w:hAnsi="Times New Roman" w:cs="Times New Roman"/>
        </w:rPr>
        <w:t>t</w:t>
      </w:r>
      <w:r w:rsidRPr="00731442">
        <w:rPr>
          <w:rFonts w:ascii="Times New Roman" w:eastAsia="Times New Roman" w:hAnsi="Times New Roman" w:cs="Times New Roman"/>
        </w:rPr>
        <w:t>ransaction databases, which contain this information.</w:t>
      </w:r>
      <w:r w:rsidR="2808B256" w:rsidRPr="00731442">
        <w:rPr>
          <w:rFonts w:ascii="Times New Roman" w:eastAsia="Times New Roman" w:hAnsi="Times New Roman" w:cs="Times New Roman"/>
        </w:rPr>
        <w:t xml:space="preserve"> </w:t>
      </w:r>
      <w:r w:rsidRPr="00731442">
        <w:rPr>
          <w:rFonts w:ascii="Times New Roman" w:eastAsia="Times New Roman" w:hAnsi="Times New Roman" w:cs="Times New Roman"/>
        </w:rPr>
        <w:t xml:space="preserve">The </w:t>
      </w:r>
      <w:r w:rsidR="3A64D7D0" w:rsidRPr="00731442">
        <w:rPr>
          <w:rFonts w:ascii="Times New Roman" w:eastAsia="Times New Roman" w:hAnsi="Times New Roman" w:cs="Times New Roman"/>
        </w:rPr>
        <w:t>a</w:t>
      </w:r>
      <w:r w:rsidRPr="00731442">
        <w:rPr>
          <w:rFonts w:ascii="Times New Roman" w:eastAsia="Times New Roman" w:hAnsi="Times New Roman" w:cs="Times New Roman"/>
        </w:rPr>
        <w:t xml:space="preserve">pplication </w:t>
      </w:r>
      <w:r w:rsidR="44EAF8E9" w:rsidRPr="00731442">
        <w:rPr>
          <w:rFonts w:ascii="Times New Roman" w:eastAsia="Times New Roman" w:hAnsi="Times New Roman" w:cs="Times New Roman"/>
        </w:rPr>
        <w:t>a</w:t>
      </w:r>
      <w:r w:rsidRPr="00731442">
        <w:rPr>
          <w:rFonts w:ascii="Times New Roman" w:eastAsia="Times New Roman" w:hAnsi="Times New Roman" w:cs="Times New Roman"/>
        </w:rPr>
        <w:t>rchitecture describes the Information System Services (ISS), which include the University Management Service (U-IMS) and particular modules for students and teachers. It focuses on the integration of historical systems (such as ePayment and ePrestasi) via an API integration layer, guaranteeing that disparate software components may efficiently communicate under a single site.</w:t>
      </w:r>
    </w:p>
    <w:p w14:paraId="6B6FEC24" w14:textId="6699365F" w:rsidR="009E4F4E" w:rsidRPr="00731442" w:rsidRDefault="3EE76A25" w:rsidP="2BAA8972">
      <w:pPr>
        <w:keepNext/>
        <w:keepLines/>
        <w:spacing w:line="360" w:lineRule="auto"/>
        <w:jc w:val="both"/>
        <w:rPr>
          <w:rFonts w:ascii="Times New Roman" w:hAnsi="Times New Roman" w:cs="Times New Roman"/>
        </w:rPr>
      </w:pPr>
      <w:r w:rsidRPr="00731442">
        <w:rPr>
          <w:rFonts w:ascii="Times New Roman" w:eastAsia="Times New Roman" w:hAnsi="Times New Roman" w:cs="Times New Roman"/>
        </w:rPr>
        <w:lastRenderedPageBreak/>
        <w:t xml:space="preserve">The Technology Architecture defines the physical and logical infrastructure needed to support the above levels. The infrastructure is created </w:t>
      </w:r>
      <w:r w:rsidR="65BE4330" w:rsidRPr="00731442">
        <w:rPr>
          <w:rFonts w:ascii="Times New Roman" w:eastAsia="Times New Roman" w:hAnsi="Times New Roman" w:cs="Times New Roman"/>
        </w:rPr>
        <w:t>on-premises</w:t>
      </w:r>
      <w:r w:rsidRPr="00731442">
        <w:rPr>
          <w:rFonts w:ascii="Times New Roman" w:eastAsia="Times New Roman" w:hAnsi="Times New Roman" w:cs="Times New Roman"/>
        </w:rPr>
        <w:t xml:space="preserve"> data centers in Batu Pahat and Pagoh, with Tier 3 architecture and SAN storage servers to provide high availability. The Platform and Middleware section includes information about Windows and Linux platforms, MySQL databases, and iOS and Android mobile compatibility. This complete stack is linked by high-speed LAN/WAN and Wi-Fi networks. The design protects university data with powerful security methods such as Web Application Firewalls (WAF), HTTPS encryption, and Single Sign-On (SSO).</w:t>
      </w:r>
    </w:p>
    <w:p w14:paraId="5C73CFEE" w14:textId="32E051B9" w:rsidR="009E4F4E" w:rsidRPr="00731442" w:rsidRDefault="3EE76A25" w:rsidP="2BAA8972">
      <w:pPr>
        <w:keepNext/>
        <w:keepLines/>
        <w:spacing w:line="360" w:lineRule="auto"/>
        <w:jc w:val="both"/>
        <w:rPr>
          <w:rFonts w:ascii="Times New Roman" w:eastAsia="Times New Roman" w:hAnsi="Times New Roman" w:cs="Times New Roman"/>
        </w:rPr>
      </w:pPr>
      <w:r w:rsidRPr="00731442">
        <w:rPr>
          <w:rFonts w:ascii="Times New Roman" w:hAnsi="Times New Roman" w:cs="Times New Roman"/>
          <w:noProof/>
        </w:rPr>
        <w:drawing>
          <wp:inline distT="0" distB="0" distL="0" distR="0" wp14:anchorId="2201E815" wp14:editId="4BA1D7FB">
            <wp:extent cx="5943600" cy="2476500"/>
            <wp:effectExtent l="0" t="0" r="0" b="0"/>
            <wp:docPr id="588756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3900" name="Picture 1663833900"/>
                    <pic:cNvPicPr/>
                  </pic:nvPicPr>
                  <pic:blipFill>
                    <a:blip r:embed="rId20">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5F638E69" w:rsidRPr="00731442">
        <w:rPr>
          <w:rFonts w:ascii="Times New Roman" w:eastAsia="Times New Roman" w:hAnsi="Times New Roman" w:cs="Times New Roman"/>
        </w:rPr>
        <w:t>The below EA AS-IS diagram shows the current situation of UTHM’s enterprise systems. At present, UTHM already has important capabilities such as Student Information Management, Academic Support, Administrative Services, data &amp; Analytics, and IT Infrastructure. However, many of these systems still work separately. Some processes depend on manual work, and system integration is limited. Because of this, data sharing between systems can be slow, and it is harder for the university to monitor performance and make quick decision. This situation creates an opportunity to improve efficiency and reduce system duplication.</w:t>
      </w:r>
    </w:p>
    <w:p w14:paraId="611114D9" w14:textId="4DCC46CA" w:rsidR="009E4F4E" w:rsidRPr="00731442" w:rsidRDefault="5F638E69" w:rsidP="2BAA8972">
      <w:pPr>
        <w:keepNext/>
        <w:keepLines/>
        <w:spacing w:line="360" w:lineRule="auto"/>
        <w:ind w:firstLine="720"/>
        <w:jc w:val="both"/>
        <w:rPr>
          <w:rFonts w:ascii="Times New Roman" w:eastAsia="Times New Roman" w:hAnsi="Times New Roman" w:cs="Times New Roman"/>
        </w:rPr>
      </w:pPr>
      <w:r w:rsidRPr="00731442">
        <w:rPr>
          <w:rFonts w:ascii="Times New Roman" w:eastAsia="Times New Roman" w:hAnsi="Times New Roman" w:cs="Times New Roman"/>
        </w:rPr>
        <w:lastRenderedPageBreak/>
        <w:t>From the migration planning perspective, the AI-IS stage focuses on basic analysis and preparation. The work packages mainly involve existing system analysis, initial API integration, and testing. These steps help UTHM understand which systems need improvement and how they can be connected. The contracts section highlights the importance of defining system boundaries, security requirements, and performance indicators before any major changes are made. Overall, the AS-IS architecture helps UTHM identify weaknesses in the current environment and prepares the university for a more structured transformation.</w:t>
      </w:r>
    </w:p>
    <w:p w14:paraId="1E72BB83" w14:textId="5F4460B6" w:rsidR="009E4F4E" w:rsidRPr="00731442" w:rsidRDefault="66334817" w:rsidP="2BAA8972">
      <w:pPr>
        <w:keepNext/>
        <w:keepLines/>
        <w:spacing w:line="360" w:lineRule="auto"/>
        <w:ind w:firstLine="720"/>
        <w:jc w:val="both"/>
        <w:rPr>
          <w:rFonts w:ascii="Times New Roman" w:eastAsia="Times New Roman" w:hAnsi="Times New Roman" w:cs="Times New Roman"/>
        </w:rPr>
      </w:pPr>
      <w:r w:rsidRPr="00731442">
        <w:rPr>
          <w:rFonts w:ascii="Times New Roman" w:eastAsia="Times New Roman" w:hAnsi="Times New Roman" w:cs="Times New Roman"/>
        </w:rPr>
        <w:t xml:space="preserve">As shown in Figure XX, the Implementation Governance framework for </w:t>
      </w:r>
      <w:r w:rsidR="3830A42E" w:rsidRPr="00731442">
        <w:rPr>
          <w:rFonts w:ascii="Times New Roman" w:eastAsia="Times New Roman" w:hAnsi="Times New Roman" w:cs="Times New Roman"/>
        </w:rPr>
        <w:t>UTHM’s current enterprise architecture is defined by a structured oversight mechanism designed to ensure that all technical developments align with both internal policies and national standards. The governance proces</w:t>
      </w:r>
      <w:r w:rsidR="301164D1" w:rsidRPr="00731442">
        <w:rPr>
          <w:rFonts w:ascii="Times New Roman" w:eastAsia="Times New Roman" w:hAnsi="Times New Roman" w:cs="Times New Roman"/>
        </w:rPr>
        <w:t xml:space="preserve">s is anchored by three primary pillars which are the </w:t>
      </w:r>
      <w:r w:rsidR="2B760D4A" w:rsidRPr="00731442">
        <w:rPr>
          <w:rFonts w:ascii="Times New Roman" w:eastAsia="Times New Roman" w:hAnsi="Times New Roman" w:cs="Times New Roman"/>
        </w:rPr>
        <w:t xml:space="preserve">FSR approval process for the validation of new systems, the </w:t>
      </w:r>
      <w:r w:rsidR="5E94B1B3" w:rsidRPr="00731442">
        <w:rPr>
          <w:rFonts w:ascii="Times New Roman" w:eastAsia="Times New Roman" w:hAnsi="Times New Roman" w:cs="Times New Roman"/>
        </w:rPr>
        <w:t>JDN (</w:t>
      </w:r>
      <w:r w:rsidR="2B760D4A" w:rsidRPr="00731442">
        <w:rPr>
          <w:rFonts w:ascii="Times New Roman" w:eastAsia="Times New Roman" w:hAnsi="Times New Roman" w:cs="Times New Roman"/>
        </w:rPr>
        <w:t>Jabatan Digital Negara) guidelines which standardize website design and enterprise architecture practi</w:t>
      </w:r>
      <w:r w:rsidR="212BA470" w:rsidRPr="00731442">
        <w:rPr>
          <w:rFonts w:ascii="Times New Roman" w:eastAsia="Times New Roman" w:hAnsi="Times New Roman" w:cs="Times New Roman"/>
        </w:rPr>
        <w:t xml:space="preserve">ces, and </w:t>
      </w:r>
      <w:r w:rsidR="52ACCC6E" w:rsidRPr="00731442">
        <w:rPr>
          <w:rFonts w:ascii="Times New Roman" w:eastAsia="Times New Roman" w:hAnsi="Times New Roman" w:cs="Times New Roman"/>
        </w:rPr>
        <w:t>KPT (</w:t>
      </w:r>
      <w:r w:rsidR="212BA470" w:rsidRPr="00731442">
        <w:rPr>
          <w:rFonts w:ascii="Times New Roman" w:eastAsia="Times New Roman" w:hAnsi="Times New Roman" w:cs="Times New Roman"/>
        </w:rPr>
        <w:t xml:space="preserve">Ministry of Higher Education) for the strategic oversight of project funding. This framework ensures that any architectural </w:t>
      </w:r>
      <w:r w:rsidR="5753EC79" w:rsidRPr="00731442">
        <w:rPr>
          <w:rFonts w:ascii="Times New Roman" w:eastAsia="Times New Roman" w:hAnsi="Times New Roman" w:cs="Times New Roman"/>
        </w:rPr>
        <w:t>changes,</w:t>
      </w:r>
      <w:r w:rsidR="212BA470" w:rsidRPr="00731442">
        <w:rPr>
          <w:rFonts w:ascii="Times New Roman" w:eastAsia="Times New Roman" w:hAnsi="Times New Roman" w:cs="Times New Roman"/>
        </w:rPr>
        <w:t xml:space="preserve"> whether incre</w:t>
      </w:r>
      <w:r w:rsidR="1898EF15" w:rsidRPr="00731442">
        <w:rPr>
          <w:rFonts w:ascii="Times New Roman" w:eastAsia="Times New Roman" w:hAnsi="Times New Roman" w:cs="Times New Roman"/>
        </w:rPr>
        <w:t xml:space="preserve">mental or major, </w:t>
      </w:r>
      <w:r w:rsidR="15A8ACEA" w:rsidRPr="00731442">
        <w:rPr>
          <w:rFonts w:ascii="Times New Roman" w:eastAsia="Times New Roman" w:hAnsi="Times New Roman" w:cs="Times New Roman"/>
        </w:rPr>
        <w:t>remain</w:t>
      </w:r>
      <w:r w:rsidR="1898EF15" w:rsidRPr="00731442">
        <w:rPr>
          <w:rFonts w:ascii="Times New Roman" w:eastAsia="Times New Roman" w:hAnsi="Times New Roman" w:cs="Times New Roman"/>
        </w:rPr>
        <w:t xml:space="preserve"> compliant with institutional mandates while maintaining the operational integrity of critical legacy systems.</w:t>
      </w:r>
    </w:p>
    <w:p w14:paraId="12FEBCE2" w14:textId="020AD45E" w:rsidR="009E4F4E" w:rsidRPr="00731442" w:rsidRDefault="6F4E2FD3" w:rsidP="2BAA8972">
      <w:pPr>
        <w:keepNext/>
        <w:keepLines/>
        <w:spacing w:line="360" w:lineRule="auto"/>
        <w:jc w:val="both"/>
        <w:rPr>
          <w:rFonts w:ascii="Times New Roman" w:hAnsi="Times New Roman" w:cs="Times New Roman"/>
        </w:rPr>
      </w:pPr>
      <w:r w:rsidRPr="00731442">
        <w:rPr>
          <w:rFonts w:ascii="Times New Roman" w:hAnsi="Times New Roman" w:cs="Times New Roman"/>
          <w:noProof/>
        </w:rPr>
        <w:drawing>
          <wp:inline distT="0" distB="0" distL="0" distR="0" wp14:anchorId="2D89904A" wp14:editId="7359F78A">
            <wp:extent cx="5943600" cy="1866900"/>
            <wp:effectExtent l="0" t="0" r="0" b="0"/>
            <wp:docPr id="1936620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20080" name="Picture 1936620080"/>
                    <pic:cNvPicPr/>
                  </pic:nvPicPr>
                  <pic:blipFill>
                    <a:blip r:embed="rId21">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w14:paraId="416D9E24" w14:textId="3D500747" w:rsidR="009E4F4E" w:rsidRPr="00731442" w:rsidRDefault="009E4F4E" w:rsidP="2BAA8972">
      <w:pPr>
        <w:keepNext/>
        <w:keepLines/>
        <w:spacing w:line="360" w:lineRule="auto"/>
        <w:jc w:val="both"/>
        <w:rPr>
          <w:rFonts w:ascii="Times New Roman" w:hAnsi="Times New Roman" w:cs="Times New Roman"/>
        </w:rPr>
      </w:pPr>
    </w:p>
    <w:p w14:paraId="14C4E63B" w14:textId="7EF54B15" w:rsidR="600958DF" w:rsidRPr="00731442" w:rsidRDefault="600958DF"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 xml:space="preserve">Figure x shows the </w:t>
      </w:r>
      <w:r w:rsidR="70660B11" w:rsidRPr="00731442">
        <w:rPr>
          <w:rFonts w:ascii="Times New Roman" w:eastAsia="Times New Roman" w:hAnsi="Times New Roman" w:cs="Times New Roman"/>
        </w:rPr>
        <w:t>change management component</w:t>
      </w:r>
      <w:r w:rsidR="2B9DA2C9" w:rsidRPr="00731442">
        <w:rPr>
          <w:rFonts w:ascii="Times New Roman" w:eastAsia="Times New Roman" w:hAnsi="Times New Roman" w:cs="Times New Roman"/>
        </w:rPr>
        <w:t xml:space="preserve"> within the EA</w:t>
      </w:r>
      <w:r w:rsidR="3D08B28F" w:rsidRPr="00731442">
        <w:rPr>
          <w:rFonts w:ascii="Times New Roman" w:eastAsia="Times New Roman" w:hAnsi="Times New Roman" w:cs="Times New Roman"/>
        </w:rPr>
        <w:t xml:space="preserve">. The Architecture Change Management (Phase H) creates a governance structure to guarantee that the university's digital systems change in an organized way rather than through random changes. It divides modifications into three </w:t>
      </w:r>
      <w:r w:rsidR="78F93B29" w:rsidRPr="00731442">
        <w:rPr>
          <w:rFonts w:ascii="Times New Roman" w:eastAsia="Times New Roman" w:hAnsi="Times New Roman" w:cs="Times New Roman"/>
        </w:rPr>
        <w:t>categories:</w:t>
      </w:r>
      <w:r w:rsidR="3D08B28F" w:rsidRPr="00731442">
        <w:rPr>
          <w:rFonts w:ascii="Times New Roman" w:eastAsia="Times New Roman" w:hAnsi="Times New Roman" w:cs="Times New Roman"/>
        </w:rPr>
        <w:t xml:space="preserve"> </w:t>
      </w:r>
      <w:r w:rsidR="5EA96F76" w:rsidRPr="00731442">
        <w:rPr>
          <w:rFonts w:ascii="Times New Roman" w:eastAsia="Times New Roman" w:hAnsi="Times New Roman" w:cs="Times New Roman"/>
        </w:rPr>
        <w:t xml:space="preserve">process </w:t>
      </w:r>
      <w:r w:rsidR="3D08B28F" w:rsidRPr="00731442">
        <w:rPr>
          <w:rFonts w:ascii="Times New Roman" w:eastAsia="Times New Roman" w:hAnsi="Times New Roman" w:cs="Times New Roman"/>
        </w:rPr>
        <w:t xml:space="preserve">simplification, </w:t>
      </w:r>
      <w:r w:rsidR="6D954361" w:rsidRPr="00731442">
        <w:rPr>
          <w:rFonts w:ascii="Times New Roman" w:eastAsia="Times New Roman" w:hAnsi="Times New Roman" w:cs="Times New Roman"/>
        </w:rPr>
        <w:t xml:space="preserve">gradual process </w:t>
      </w:r>
      <w:r w:rsidR="3D08B28F" w:rsidRPr="00731442">
        <w:rPr>
          <w:rFonts w:ascii="Times New Roman" w:eastAsia="Times New Roman" w:hAnsi="Times New Roman" w:cs="Times New Roman"/>
        </w:rPr>
        <w:t>incrementa</w:t>
      </w:r>
      <w:r w:rsidR="120DF842" w:rsidRPr="00731442">
        <w:rPr>
          <w:rFonts w:ascii="Times New Roman" w:eastAsia="Times New Roman" w:hAnsi="Times New Roman" w:cs="Times New Roman"/>
        </w:rPr>
        <w:t>tion</w:t>
      </w:r>
      <w:r w:rsidR="3D08B28F" w:rsidRPr="00731442">
        <w:rPr>
          <w:rFonts w:ascii="Times New Roman" w:eastAsia="Times New Roman" w:hAnsi="Times New Roman" w:cs="Times New Roman"/>
        </w:rPr>
        <w:t xml:space="preserve">, and </w:t>
      </w:r>
      <w:r w:rsidR="061B6328" w:rsidRPr="00731442">
        <w:rPr>
          <w:rFonts w:ascii="Times New Roman" w:eastAsia="Times New Roman" w:hAnsi="Times New Roman" w:cs="Times New Roman"/>
        </w:rPr>
        <w:t xml:space="preserve">system </w:t>
      </w:r>
      <w:r w:rsidR="3D08B28F" w:rsidRPr="00731442">
        <w:rPr>
          <w:rFonts w:ascii="Times New Roman" w:eastAsia="Times New Roman" w:hAnsi="Times New Roman" w:cs="Times New Roman"/>
        </w:rPr>
        <w:t xml:space="preserve">redesign. This guarantees that minor enhancements are implemented quickly, while high-impact changes are examined </w:t>
      </w:r>
      <w:r w:rsidR="778B3971" w:rsidRPr="00731442">
        <w:rPr>
          <w:rFonts w:ascii="Times New Roman" w:eastAsia="Times New Roman" w:hAnsi="Times New Roman" w:cs="Times New Roman"/>
        </w:rPr>
        <w:t>with</w:t>
      </w:r>
      <w:r w:rsidR="3D08B28F" w:rsidRPr="00731442">
        <w:rPr>
          <w:rFonts w:ascii="Times New Roman" w:eastAsia="Times New Roman" w:hAnsi="Times New Roman" w:cs="Times New Roman"/>
        </w:rPr>
        <w:t xml:space="preserve"> extensive evaluation required to preserve system reliability and security.</w:t>
      </w:r>
    </w:p>
    <w:p w14:paraId="46C13BA3" w14:textId="62A81587" w:rsidR="2BAA8972" w:rsidRPr="00731442" w:rsidRDefault="2BAA8972" w:rsidP="2BAA8972">
      <w:pPr>
        <w:keepNext/>
        <w:keepLines/>
        <w:jc w:val="both"/>
        <w:rPr>
          <w:rFonts w:ascii="Times New Roman" w:eastAsia="Times New Roman" w:hAnsi="Times New Roman" w:cs="Times New Roman"/>
        </w:rPr>
      </w:pPr>
    </w:p>
    <w:p w14:paraId="5CEC1999" w14:textId="283F1F47" w:rsidR="69F9C879" w:rsidRPr="00731442" w:rsidRDefault="69F9C879"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The Architecture Review Board (ARB) manages the process, which is started by a formal change request if there are new technologie</w:t>
      </w:r>
      <w:r w:rsidR="709F3F94" w:rsidRPr="00731442">
        <w:rPr>
          <w:rFonts w:ascii="Times New Roman" w:eastAsia="Times New Roman" w:hAnsi="Times New Roman" w:cs="Times New Roman"/>
        </w:rPr>
        <w:t>s</w:t>
      </w:r>
      <w:r w:rsidRPr="00731442">
        <w:rPr>
          <w:rFonts w:ascii="Times New Roman" w:eastAsia="Times New Roman" w:hAnsi="Times New Roman" w:cs="Times New Roman"/>
        </w:rPr>
        <w:t xml:space="preserve"> or </w:t>
      </w:r>
      <w:r w:rsidR="3F9D69FC" w:rsidRPr="00731442">
        <w:rPr>
          <w:rFonts w:ascii="Times New Roman" w:eastAsia="Times New Roman" w:hAnsi="Times New Roman" w:cs="Times New Roman"/>
        </w:rPr>
        <w:t>changes in</w:t>
      </w:r>
      <w:r w:rsidRPr="00731442">
        <w:rPr>
          <w:rFonts w:ascii="Times New Roman" w:eastAsia="Times New Roman" w:hAnsi="Times New Roman" w:cs="Times New Roman"/>
        </w:rPr>
        <w:t xml:space="preserve"> business </w:t>
      </w:r>
      <w:r w:rsidR="09892CD4" w:rsidRPr="00731442">
        <w:rPr>
          <w:rFonts w:ascii="Times New Roman" w:eastAsia="Times New Roman" w:hAnsi="Times New Roman" w:cs="Times New Roman"/>
        </w:rPr>
        <w:t>nee</w:t>
      </w:r>
      <w:r w:rsidRPr="00731442">
        <w:rPr>
          <w:rFonts w:ascii="Times New Roman" w:eastAsia="Times New Roman" w:hAnsi="Times New Roman" w:cs="Times New Roman"/>
        </w:rPr>
        <w:t>ds. Each proposal must go through a</w:t>
      </w:r>
      <w:r w:rsidR="7E94AF69" w:rsidRPr="00731442">
        <w:rPr>
          <w:rFonts w:ascii="Times New Roman" w:eastAsia="Times New Roman" w:hAnsi="Times New Roman" w:cs="Times New Roman"/>
        </w:rPr>
        <w:t xml:space="preserve">n </w:t>
      </w:r>
      <w:r w:rsidRPr="00731442">
        <w:rPr>
          <w:rFonts w:ascii="Times New Roman" w:eastAsia="Times New Roman" w:hAnsi="Times New Roman" w:cs="Times New Roman"/>
        </w:rPr>
        <w:t>e</w:t>
      </w:r>
      <w:r w:rsidR="0D807B24" w:rsidRPr="00731442">
        <w:rPr>
          <w:rFonts w:ascii="Times New Roman" w:eastAsia="Times New Roman" w:hAnsi="Times New Roman" w:cs="Times New Roman"/>
        </w:rPr>
        <w:t>xtensive</w:t>
      </w:r>
      <w:r w:rsidRPr="00731442">
        <w:rPr>
          <w:rFonts w:ascii="Times New Roman" w:eastAsia="Times New Roman" w:hAnsi="Times New Roman" w:cs="Times New Roman"/>
        </w:rPr>
        <w:t xml:space="preserve"> impact analysis to determine its impact on data integrity, current integrations, and the </w:t>
      </w:r>
      <w:r w:rsidR="693FB2CD" w:rsidRPr="00731442">
        <w:rPr>
          <w:rFonts w:ascii="Times New Roman" w:eastAsia="Times New Roman" w:hAnsi="Times New Roman" w:cs="Times New Roman"/>
        </w:rPr>
        <w:t>user</w:t>
      </w:r>
      <w:r w:rsidRPr="00731442">
        <w:rPr>
          <w:rFonts w:ascii="Times New Roman" w:eastAsia="Times New Roman" w:hAnsi="Times New Roman" w:cs="Times New Roman"/>
        </w:rPr>
        <w:t xml:space="preserve"> experience. This phase </w:t>
      </w:r>
      <w:r w:rsidR="442DE343" w:rsidRPr="00731442">
        <w:rPr>
          <w:rFonts w:ascii="Times New Roman" w:eastAsia="Times New Roman" w:hAnsi="Times New Roman" w:cs="Times New Roman"/>
        </w:rPr>
        <w:t>ens</w:t>
      </w:r>
      <w:r w:rsidRPr="00731442">
        <w:rPr>
          <w:rFonts w:ascii="Times New Roman" w:eastAsia="Times New Roman" w:hAnsi="Times New Roman" w:cs="Times New Roman"/>
        </w:rPr>
        <w:t>ures that all technological evolutions stay firmly connected with the university's long-term strategic strategy for 2030 by requiring official permission prior to execution.</w:t>
      </w:r>
    </w:p>
    <w:p w14:paraId="3034D88B" w14:textId="6A3D31F8" w:rsidR="2BAA8972" w:rsidRPr="00731442" w:rsidRDefault="2BAA8972" w:rsidP="2BAA8972">
      <w:pPr>
        <w:keepNext/>
        <w:keepLines/>
        <w:jc w:val="both"/>
        <w:rPr>
          <w:rFonts w:ascii="Times New Roman" w:eastAsia="Times New Roman" w:hAnsi="Times New Roman" w:cs="Times New Roman"/>
        </w:rPr>
      </w:pPr>
    </w:p>
    <w:p w14:paraId="2C10B8DB" w14:textId="3B376B74" w:rsidR="600958DF" w:rsidRPr="00731442" w:rsidRDefault="600958DF" w:rsidP="2BAA8972">
      <w:pPr>
        <w:keepNext/>
        <w:keepLines/>
        <w:rPr>
          <w:rFonts w:ascii="Times New Roman" w:hAnsi="Times New Roman" w:cs="Times New Roman"/>
        </w:rPr>
      </w:pPr>
      <w:r w:rsidRPr="00731442">
        <w:rPr>
          <w:rFonts w:ascii="Times New Roman" w:hAnsi="Times New Roman" w:cs="Times New Roman"/>
          <w:noProof/>
        </w:rPr>
        <w:drawing>
          <wp:inline distT="0" distB="0" distL="0" distR="0" wp14:anchorId="293FD522" wp14:editId="76AC4B1F">
            <wp:extent cx="5943600" cy="1276350"/>
            <wp:effectExtent l="0" t="0" r="0" b="0"/>
            <wp:docPr id="301178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8340" name="Picture 301178340"/>
                    <pic:cNvPicPr/>
                  </pic:nvPicPr>
                  <pic:blipFill>
                    <a:blip r:embed="rId22">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14:paraId="1F995679" w14:textId="3DF6B234" w:rsidR="2BAA8972" w:rsidRPr="00731442" w:rsidRDefault="2BAA8972" w:rsidP="2BAA8972">
      <w:pPr>
        <w:pStyle w:val="Heading3"/>
        <w:jc w:val="both"/>
        <w:rPr>
          <w:rFonts w:ascii="Times New Roman" w:eastAsia="Times New Roman" w:hAnsi="Times New Roman" w:cs="Times New Roman"/>
          <w:b/>
          <w:bCs/>
          <w:sz w:val="24"/>
          <w:szCs w:val="24"/>
          <w:lang w:val="en-MY"/>
        </w:rPr>
      </w:pPr>
    </w:p>
    <w:p w14:paraId="557EB68B" w14:textId="43EC9C61" w:rsidR="009E4F4E" w:rsidRPr="00731442" w:rsidRDefault="637B8695" w:rsidP="2BAA8972">
      <w:pPr>
        <w:pStyle w:val="Heading3"/>
        <w:jc w:val="both"/>
        <w:rPr>
          <w:rFonts w:ascii="Times New Roman" w:eastAsia="Times New Roman" w:hAnsi="Times New Roman" w:cs="Times New Roman"/>
          <w:b/>
          <w:bCs/>
          <w:sz w:val="24"/>
          <w:szCs w:val="24"/>
          <w:lang w:val="en-MY"/>
        </w:rPr>
      </w:pPr>
      <w:bookmarkStart w:id="76" w:name="_Toc1869461103"/>
      <w:r w:rsidRPr="00731442">
        <w:rPr>
          <w:rFonts w:ascii="Times New Roman" w:eastAsia="Times New Roman" w:hAnsi="Times New Roman" w:cs="Times New Roman"/>
          <w:b/>
          <w:bCs/>
          <w:sz w:val="24"/>
          <w:szCs w:val="24"/>
          <w:lang w:val="en-MY"/>
        </w:rPr>
        <w:t>4.</w:t>
      </w:r>
      <w:r w:rsidR="7605507B"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w:t>
      </w:r>
      <w:r w:rsidR="26A7FF60" w:rsidRPr="00731442">
        <w:rPr>
          <w:rFonts w:ascii="Times New Roman" w:eastAsia="Times New Roman" w:hAnsi="Times New Roman" w:cs="Times New Roman"/>
          <w:b/>
          <w:bCs/>
          <w:sz w:val="24"/>
          <w:szCs w:val="24"/>
          <w:lang w:val="en-MY"/>
        </w:rPr>
        <w:t>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ENTERPRISE ARCHITECTURE EA – TO BE</w:t>
      </w:r>
      <w:bookmarkEnd w:id="76"/>
    </w:p>
    <w:p w14:paraId="6EEDBD9D" w14:textId="4FCF8BF6" w:rsidR="009E4F4E" w:rsidRPr="00731442" w:rsidRDefault="009E4F4E" w:rsidP="2BAA8972">
      <w:pPr>
        <w:keepNext/>
        <w:keepLines/>
        <w:rPr>
          <w:rFonts w:ascii="Times New Roman" w:hAnsi="Times New Roman" w:cs="Times New Roman"/>
          <w:lang w:val="en-MY"/>
        </w:rPr>
      </w:pPr>
    </w:p>
    <w:p w14:paraId="242392A8" w14:textId="10078449" w:rsidR="009E4F4E" w:rsidRPr="00731442" w:rsidRDefault="75B3CA4E" w:rsidP="2BAA8972">
      <w:pPr>
        <w:keepNext/>
        <w:keepLines/>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Figure </w:t>
      </w:r>
      <w:r w:rsidR="073F7F48" w:rsidRPr="00731442">
        <w:rPr>
          <w:rFonts w:ascii="Times New Roman" w:eastAsia="Times New Roman" w:hAnsi="Times New Roman" w:cs="Times New Roman"/>
          <w:lang w:val="en-MY"/>
        </w:rPr>
        <w:t xml:space="preserve">x </w:t>
      </w:r>
      <w:r w:rsidRPr="00731442">
        <w:rPr>
          <w:rFonts w:ascii="Times New Roman" w:eastAsia="Times New Roman" w:hAnsi="Times New Roman" w:cs="Times New Roman"/>
          <w:lang w:val="en-MY"/>
        </w:rPr>
        <w:t xml:space="preserve">below shows the proposed </w:t>
      </w:r>
      <w:r w:rsidR="743227D8" w:rsidRPr="00731442">
        <w:rPr>
          <w:rFonts w:ascii="Times New Roman" w:eastAsia="Times New Roman" w:hAnsi="Times New Roman" w:cs="Times New Roman"/>
          <w:lang w:val="en-MY"/>
        </w:rPr>
        <w:t xml:space="preserve">TO-BE enterprise architecture. </w:t>
      </w:r>
      <w:r w:rsidR="294859F7" w:rsidRPr="00731442">
        <w:rPr>
          <w:rFonts w:ascii="Times New Roman" w:eastAsia="Times New Roman" w:hAnsi="Times New Roman" w:cs="Times New Roman"/>
          <w:lang w:val="en-MY"/>
        </w:rPr>
        <w:t xml:space="preserve"> It serves as the </w:t>
      </w:r>
      <w:r w:rsidR="2FD6B285" w:rsidRPr="00731442">
        <w:rPr>
          <w:rFonts w:ascii="Times New Roman" w:eastAsia="Times New Roman" w:hAnsi="Times New Roman" w:cs="Times New Roman"/>
          <w:lang w:val="en-MY"/>
        </w:rPr>
        <w:t>blueprint</w:t>
      </w:r>
      <w:r w:rsidR="294859F7" w:rsidRPr="00731442">
        <w:rPr>
          <w:rFonts w:ascii="Times New Roman" w:eastAsia="Times New Roman" w:hAnsi="Times New Roman" w:cs="Times New Roman"/>
          <w:lang w:val="en-MY"/>
        </w:rPr>
        <w:t xml:space="preserve"> for UTHM on the proposed recommendations that </w:t>
      </w:r>
      <w:r w:rsidR="0CFE51BF" w:rsidRPr="00731442">
        <w:rPr>
          <w:rFonts w:ascii="Times New Roman" w:eastAsia="Times New Roman" w:hAnsi="Times New Roman" w:cs="Times New Roman"/>
          <w:lang w:val="en-MY"/>
        </w:rPr>
        <w:t>can</w:t>
      </w:r>
      <w:r w:rsidR="294859F7" w:rsidRPr="00731442">
        <w:rPr>
          <w:rFonts w:ascii="Times New Roman" w:eastAsia="Times New Roman" w:hAnsi="Times New Roman" w:cs="Times New Roman"/>
          <w:lang w:val="en-MY"/>
        </w:rPr>
        <w:t xml:space="preserve"> be improved based on the AS-IS enterprise architecture </w:t>
      </w:r>
      <w:r w:rsidR="57E25D89" w:rsidRPr="00731442">
        <w:rPr>
          <w:rFonts w:ascii="Times New Roman" w:eastAsia="Times New Roman" w:hAnsi="Times New Roman" w:cs="Times New Roman"/>
          <w:lang w:val="en-MY"/>
        </w:rPr>
        <w:t>that still aligns with their business</w:t>
      </w:r>
      <w:r w:rsidR="3C89CE23" w:rsidRPr="00731442">
        <w:rPr>
          <w:rFonts w:ascii="Times New Roman" w:eastAsia="Times New Roman" w:hAnsi="Times New Roman" w:cs="Times New Roman"/>
          <w:lang w:val="en-MY"/>
        </w:rPr>
        <w:t xml:space="preserve"> while</w:t>
      </w:r>
      <w:r w:rsidR="57E25D89" w:rsidRPr="00731442">
        <w:rPr>
          <w:rFonts w:ascii="Times New Roman" w:eastAsia="Times New Roman" w:hAnsi="Times New Roman" w:cs="Times New Roman"/>
          <w:lang w:val="en-MY"/>
        </w:rPr>
        <w:t xml:space="preserve"> at the same time improving efficiency.</w:t>
      </w:r>
      <w:r w:rsidR="04DE06F6" w:rsidRPr="00731442">
        <w:rPr>
          <w:rFonts w:ascii="Times New Roman" w:eastAsia="Times New Roman" w:hAnsi="Times New Roman" w:cs="Times New Roman"/>
          <w:lang w:val="en-MY"/>
        </w:rPr>
        <w:t xml:space="preserve"> Some components have changes based on recommendation</w:t>
      </w:r>
      <w:r w:rsidR="65AB9726" w:rsidRPr="00731442">
        <w:rPr>
          <w:rFonts w:ascii="Times New Roman" w:eastAsia="Times New Roman" w:hAnsi="Times New Roman" w:cs="Times New Roman"/>
          <w:lang w:val="en-MY"/>
        </w:rPr>
        <w:t>s</w:t>
      </w:r>
      <w:r w:rsidR="5246AFDD" w:rsidRPr="00731442">
        <w:rPr>
          <w:rFonts w:ascii="Times New Roman" w:eastAsia="Times New Roman" w:hAnsi="Times New Roman" w:cs="Times New Roman"/>
          <w:lang w:val="en-MY"/>
        </w:rPr>
        <w:t xml:space="preserve"> to improve business model</w:t>
      </w:r>
      <w:r w:rsidR="04DE06F6" w:rsidRPr="00731442">
        <w:rPr>
          <w:rFonts w:ascii="Times New Roman" w:eastAsia="Times New Roman" w:hAnsi="Times New Roman" w:cs="Times New Roman"/>
          <w:lang w:val="en-MY"/>
        </w:rPr>
        <w:t xml:space="preserve"> while some principles remain the same. </w:t>
      </w:r>
    </w:p>
    <w:p w14:paraId="6DD11312" w14:textId="5EB5DDA0" w:rsidR="009E4F4E" w:rsidRPr="00731442" w:rsidRDefault="75B3CA4E" w:rsidP="2BAA8972">
      <w:pPr>
        <w:keepNext/>
        <w:keepLines/>
        <w:jc w:val="center"/>
        <w:rPr>
          <w:rFonts w:ascii="Times New Roman" w:hAnsi="Times New Roman" w:cs="Times New Roman"/>
        </w:rPr>
      </w:pPr>
      <w:r w:rsidRPr="00731442">
        <w:rPr>
          <w:rFonts w:ascii="Times New Roman" w:hAnsi="Times New Roman" w:cs="Times New Roman"/>
          <w:noProof/>
        </w:rPr>
        <w:lastRenderedPageBreak/>
        <w:drawing>
          <wp:inline distT="0" distB="0" distL="0" distR="0" wp14:anchorId="094B11B5" wp14:editId="007C6B22">
            <wp:extent cx="4581525" cy="5943600"/>
            <wp:effectExtent l="0" t="0" r="0" b="0"/>
            <wp:docPr id="292766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6384" name="Picture 292766384"/>
                    <pic:cNvPicPr/>
                  </pic:nvPicPr>
                  <pic:blipFill>
                    <a:blip r:embed="rId23">
                      <a:extLst>
                        <a:ext uri="{28A0092B-C50C-407E-A947-70E740481C1C}">
                          <a14:useLocalDpi xmlns:a14="http://schemas.microsoft.com/office/drawing/2010/main"/>
                        </a:ext>
                      </a:extLst>
                    </a:blip>
                    <a:stretch>
                      <a:fillRect/>
                    </a:stretch>
                  </pic:blipFill>
                  <pic:spPr>
                    <a:xfrm>
                      <a:off x="0" y="0"/>
                      <a:ext cx="4581525" cy="5943600"/>
                    </a:xfrm>
                    <a:prstGeom prst="rect">
                      <a:avLst/>
                    </a:prstGeom>
                  </pic:spPr>
                </pic:pic>
              </a:graphicData>
            </a:graphic>
          </wp:inline>
        </w:drawing>
      </w:r>
    </w:p>
    <w:p w14:paraId="2C995487" w14:textId="4ACB7006" w:rsidR="009E4F4E" w:rsidRPr="00731442" w:rsidRDefault="009E4F4E" w:rsidP="2BAA8972">
      <w:pPr>
        <w:keepNext/>
        <w:keepLines/>
        <w:rPr>
          <w:rFonts w:ascii="Times New Roman" w:hAnsi="Times New Roman" w:cs="Times New Roman"/>
          <w:lang w:val="en-MY"/>
        </w:rPr>
      </w:pPr>
    </w:p>
    <w:p w14:paraId="2378669E" w14:textId="2764B609" w:rsidR="009E4F4E" w:rsidRPr="00731442" w:rsidRDefault="009E4F4E" w:rsidP="0873BC31">
      <w:pPr>
        <w:keepNext/>
        <w:keepLines/>
        <w:rPr>
          <w:rFonts w:ascii="Times New Roman" w:hAnsi="Times New Roman" w:cs="Times New Roman"/>
        </w:rPr>
      </w:pPr>
    </w:p>
    <w:p w14:paraId="7C1ACDA0" w14:textId="23F9A816" w:rsidR="009E4F4E" w:rsidRPr="00731442" w:rsidRDefault="009E4F4E" w:rsidP="0873BC31">
      <w:pPr>
        <w:keepNext/>
        <w:keepLines/>
        <w:rPr>
          <w:rFonts w:ascii="Times New Roman" w:hAnsi="Times New Roman" w:cs="Times New Roman"/>
        </w:rPr>
      </w:pPr>
    </w:p>
    <w:p w14:paraId="331BB360" w14:textId="0385D810" w:rsidR="009E4F4E" w:rsidRPr="00731442" w:rsidRDefault="533F67B8" w:rsidP="2BAA8972">
      <w:pPr>
        <w:pStyle w:val="Heading3"/>
        <w:rPr>
          <w:rFonts w:ascii="Times New Roman" w:eastAsia="Times New Roman" w:hAnsi="Times New Roman" w:cs="Times New Roman"/>
          <w:b/>
          <w:bCs/>
          <w:sz w:val="24"/>
          <w:szCs w:val="24"/>
          <w:lang w:val="en-MY"/>
        </w:rPr>
      </w:pPr>
      <w:bookmarkStart w:id="77" w:name="_Toc223104781"/>
      <w:r w:rsidRPr="00731442">
        <w:rPr>
          <w:rFonts w:ascii="Times New Roman" w:eastAsia="Times New Roman" w:hAnsi="Times New Roman" w:cs="Times New Roman"/>
          <w:b/>
          <w:bCs/>
          <w:sz w:val="24"/>
          <w:szCs w:val="24"/>
          <w:lang w:val="en-MY"/>
        </w:rPr>
        <w:t>4.</w:t>
      </w:r>
      <w:r w:rsidR="68B3B2BA"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COMPONENT EXPLANATION OF ENTERPRISE ARCHITECTURE EA – TO BE</w:t>
      </w:r>
      <w:bookmarkEnd w:id="77"/>
    </w:p>
    <w:p w14:paraId="32E4E10D" w14:textId="035B1209" w:rsidR="009E4F4E" w:rsidRPr="00731442" w:rsidRDefault="2E663BF0"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lastRenderedPageBreak/>
        <w:t xml:space="preserve">Figure  </w:t>
      </w:r>
      <w:r w:rsidR="33C6B623" w:rsidRPr="00731442">
        <w:rPr>
          <w:rFonts w:ascii="Times New Roman" w:eastAsia="Times New Roman" w:hAnsi="Times New Roman" w:cs="Times New Roman"/>
          <w:lang w:val="en-MY"/>
        </w:rPr>
        <w:t>shows the diagram that illustrating the architectural principles, visions and requirements. The primary goal of this design is to accomplish complete digital transformation by 2030. This is built on a goal to create a secure, scalable, and unified Integrated University Management System that offers all users uniform web-based access from anywhere. Several business reasons are driving this change, the most important of which is the necessity to combine distributed academic and financial data, as well as the growing demand for digital services. UTHM hopes to provide a single interface for all stakeholders, minimizing manual effort and boosting decision-making through integrated analytics.</w:t>
      </w:r>
    </w:p>
    <w:p w14:paraId="1F5929E7" w14:textId="4864CCC0" w:rsidR="009E4F4E" w:rsidRPr="00731442" w:rsidRDefault="33C6B623"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To ensure that the system has a strong structure, the preliminary phase develops nine basic architectural concepts. These serve as the "base rules" for development, stressing standardization and integration, as well as a single source of truth (SSOT) to avoid data silos. The principles also focus the user experience through user-centric design while ensuring long-term sustainability through maintainability, modularity, and reusability. Security is a non-negotiable component, with a particular emphasis on data privacy, compliance, and access control, to ensure the architecture stays controlled and legally sound.</w:t>
      </w:r>
    </w:p>
    <w:p w14:paraId="38049E60" w14:textId="23705F6F" w:rsidR="009E4F4E" w:rsidRPr="00731442" w:rsidRDefault="7A4826BE"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proposed Architecture Vision (TO-BE) aims to realize UTHM’s Digital Transformation 2030 agenda by establishing a unified, cloud-enabled Smart Camp</w:t>
      </w:r>
      <w:r w:rsidR="19FBFD14" w:rsidRPr="00731442">
        <w:rPr>
          <w:rFonts w:ascii="Times New Roman" w:eastAsia="Times New Roman" w:hAnsi="Times New Roman" w:cs="Times New Roman"/>
          <w:lang w:val="en-MY"/>
        </w:rPr>
        <w:t>us ecosystem. This vision shifts the strategic focus towards high interoperability and a Single Source of Truth (SSOT), leveraging technologies like SAP Build Apps and SIEM to create a semaless, secure, and user-centric environ</w:t>
      </w:r>
      <w:r w:rsidR="190E9C7A" w:rsidRPr="00731442">
        <w:rPr>
          <w:rFonts w:ascii="Times New Roman" w:eastAsia="Times New Roman" w:hAnsi="Times New Roman" w:cs="Times New Roman"/>
          <w:lang w:val="en-MY"/>
        </w:rPr>
        <w:t>ment that integrates all academic and management functions functions into a single, scalable platform.</w:t>
      </w:r>
    </w:p>
    <w:p w14:paraId="3011EED7" w14:textId="68F0C118" w:rsidR="009E4F4E" w:rsidRPr="00731442" w:rsidRDefault="2E663BF0" w:rsidP="2BAA8972">
      <w:pPr>
        <w:keepNext/>
        <w:keepLines/>
        <w:spacing w:before="240" w:after="240" w:line="360" w:lineRule="auto"/>
        <w:jc w:val="center"/>
        <w:rPr>
          <w:rFonts w:ascii="Times New Roman" w:hAnsi="Times New Roman" w:cs="Times New Roman"/>
        </w:rPr>
      </w:pPr>
      <w:r w:rsidRPr="00731442">
        <w:rPr>
          <w:rFonts w:ascii="Times New Roman" w:hAnsi="Times New Roman" w:cs="Times New Roman"/>
          <w:noProof/>
        </w:rPr>
        <w:drawing>
          <wp:inline distT="0" distB="0" distL="0" distR="0" wp14:anchorId="0F12360A" wp14:editId="3589E81E">
            <wp:extent cx="5943600" cy="1800225"/>
            <wp:effectExtent l="0" t="0" r="0" b="0"/>
            <wp:docPr id="166059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6052" name="Picture 1660596052"/>
                    <pic:cNvPicPr/>
                  </pic:nvPicPr>
                  <pic:blipFill>
                    <a:blip r:embed="rId24">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r w:rsidR="1BAE3966" w:rsidRPr="00731442">
        <w:rPr>
          <w:rFonts w:ascii="Times New Roman" w:hAnsi="Times New Roman" w:cs="Times New Roman"/>
          <w:i/>
          <w:iCs/>
        </w:rPr>
        <w:t>Figure X</w:t>
      </w:r>
    </w:p>
    <w:p w14:paraId="45FF9355" w14:textId="7C1636D1" w:rsidR="009E4F4E" w:rsidRPr="00731442" w:rsidRDefault="6D42715D"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lastRenderedPageBreak/>
        <w:t xml:space="preserve">The figure </w:t>
      </w:r>
      <w:r w:rsidR="19F4B586" w:rsidRPr="00731442">
        <w:rPr>
          <w:rFonts w:ascii="Times New Roman" w:eastAsia="Times New Roman" w:hAnsi="Times New Roman" w:cs="Times New Roman"/>
        </w:rPr>
        <w:t xml:space="preserve">x </w:t>
      </w:r>
      <w:r w:rsidRPr="00731442">
        <w:rPr>
          <w:rFonts w:ascii="Times New Roman" w:eastAsia="Times New Roman" w:hAnsi="Times New Roman" w:cs="Times New Roman"/>
        </w:rPr>
        <w:t xml:space="preserve">below shows the TO-BE business architecture, information </w:t>
      </w:r>
      <w:r w:rsidR="463F4A11" w:rsidRPr="00731442">
        <w:rPr>
          <w:rFonts w:ascii="Times New Roman" w:eastAsia="Times New Roman" w:hAnsi="Times New Roman" w:cs="Times New Roman"/>
        </w:rPr>
        <w:t>architecture,</w:t>
      </w:r>
      <w:r w:rsidRPr="00731442">
        <w:rPr>
          <w:rFonts w:ascii="Times New Roman" w:eastAsia="Times New Roman" w:hAnsi="Times New Roman" w:cs="Times New Roman"/>
        </w:rPr>
        <w:t xml:space="preserve"> and technology architecture.</w:t>
      </w:r>
    </w:p>
    <w:p w14:paraId="1FBFE55C" w14:textId="43C0941D" w:rsidR="009E4F4E" w:rsidRPr="00731442" w:rsidRDefault="669E1EFB"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t xml:space="preserve">The business architecture TO-BE remains the same </w:t>
      </w:r>
      <w:r w:rsidR="71A09D0F" w:rsidRPr="00731442">
        <w:rPr>
          <w:rFonts w:ascii="Times New Roman" w:eastAsia="Times New Roman" w:hAnsi="Times New Roman" w:cs="Times New Roman"/>
        </w:rPr>
        <w:t xml:space="preserve">as the business architecture AS-IS where it still </w:t>
      </w:r>
      <w:r w:rsidR="21DB9A42" w:rsidRPr="00731442">
        <w:rPr>
          <w:rFonts w:ascii="Times New Roman" w:eastAsia="Times New Roman" w:hAnsi="Times New Roman" w:cs="Times New Roman"/>
        </w:rPr>
        <w:t>focuses</w:t>
      </w:r>
      <w:r w:rsidR="71A09D0F" w:rsidRPr="00731442">
        <w:rPr>
          <w:rFonts w:ascii="Times New Roman" w:eastAsia="Times New Roman" w:hAnsi="Times New Roman" w:cs="Times New Roman"/>
        </w:rPr>
        <w:t xml:space="preserve"> on improving the st</w:t>
      </w:r>
      <w:r w:rsidR="35A89EEF" w:rsidRPr="00731442">
        <w:rPr>
          <w:rFonts w:ascii="Times New Roman" w:eastAsia="Times New Roman" w:hAnsi="Times New Roman" w:cs="Times New Roman"/>
        </w:rPr>
        <w:t>udent experience and reducing the administrative workload.</w:t>
      </w:r>
      <w:r w:rsidR="1FA52712" w:rsidRPr="00731442">
        <w:rPr>
          <w:rFonts w:ascii="Times New Roman" w:eastAsia="Times New Roman" w:hAnsi="Times New Roman" w:cs="Times New Roman"/>
        </w:rPr>
        <w:t xml:space="preserve"> </w:t>
      </w:r>
      <w:r w:rsidR="346D7E3E" w:rsidRPr="00731442">
        <w:rPr>
          <w:rFonts w:ascii="Times New Roman" w:eastAsia="Times New Roman" w:hAnsi="Times New Roman" w:cs="Times New Roman"/>
        </w:rPr>
        <w:t>The architecture</w:t>
      </w:r>
      <w:r w:rsidR="6480F6F3" w:rsidRPr="00731442">
        <w:rPr>
          <w:rFonts w:ascii="Times New Roman" w:eastAsia="Times New Roman" w:hAnsi="Times New Roman" w:cs="Times New Roman"/>
        </w:rPr>
        <w:t xml:space="preserve"> still involves the same organizational units and roles including</w:t>
      </w:r>
      <w:r w:rsidR="084C6F1B" w:rsidRPr="00731442">
        <w:rPr>
          <w:rFonts w:ascii="Times New Roman" w:eastAsia="Times New Roman" w:hAnsi="Times New Roman" w:cs="Times New Roman"/>
        </w:rPr>
        <w:t xml:space="preserve"> academic, </w:t>
      </w:r>
      <w:r w:rsidR="6BAC9488" w:rsidRPr="00731442">
        <w:rPr>
          <w:rFonts w:ascii="Times New Roman" w:eastAsia="Times New Roman" w:hAnsi="Times New Roman" w:cs="Times New Roman"/>
        </w:rPr>
        <w:t>ICT,</w:t>
      </w:r>
      <w:r w:rsidR="084C6F1B" w:rsidRPr="00731442">
        <w:rPr>
          <w:rFonts w:ascii="Times New Roman" w:eastAsia="Times New Roman" w:hAnsi="Times New Roman" w:cs="Times New Roman"/>
        </w:rPr>
        <w:t xml:space="preserve"> and administrat</w:t>
      </w:r>
      <w:r w:rsidR="2978D9F2" w:rsidRPr="00731442">
        <w:rPr>
          <w:rFonts w:ascii="Times New Roman" w:eastAsia="Times New Roman" w:hAnsi="Times New Roman" w:cs="Times New Roman"/>
        </w:rPr>
        <w:t xml:space="preserve">ive departments. In addition, </w:t>
      </w:r>
      <w:r w:rsidR="15598F74" w:rsidRPr="00731442">
        <w:rPr>
          <w:rFonts w:ascii="Times New Roman" w:eastAsia="Times New Roman" w:hAnsi="Times New Roman" w:cs="Times New Roman"/>
        </w:rPr>
        <w:t>the</w:t>
      </w:r>
      <w:r w:rsidR="2978D9F2" w:rsidRPr="00731442">
        <w:rPr>
          <w:rFonts w:ascii="Times New Roman" w:eastAsia="Times New Roman" w:hAnsi="Times New Roman" w:cs="Times New Roman"/>
        </w:rPr>
        <w:t xml:space="preserve"> core function and services remain the </w:t>
      </w:r>
      <w:r w:rsidR="5D80118E" w:rsidRPr="00731442">
        <w:rPr>
          <w:rFonts w:ascii="Times New Roman" w:eastAsia="Times New Roman" w:hAnsi="Times New Roman" w:cs="Times New Roman"/>
        </w:rPr>
        <w:t>same,</w:t>
      </w:r>
      <w:r w:rsidR="2978D9F2" w:rsidRPr="00731442">
        <w:rPr>
          <w:rFonts w:ascii="Times New Roman" w:eastAsia="Times New Roman" w:hAnsi="Times New Roman" w:cs="Times New Roman"/>
        </w:rPr>
        <w:t xml:space="preserve"> such as </w:t>
      </w:r>
      <w:r w:rsidR="21027E85" w:rsidRPr="00731442">
        <w:rPr>
          <w:rFonts w:ascii="Times New Roman" w:eastAsia="Times New Roman" w:hAnsi="Times New Roman" w:cs="Times New Roman"/>
        </w:rPr>
        <w:t>Student Enrollment Service</w:t>
      </w:r>
      <w:r w:rsidR="6A9D9D5E" w:rsidRPr="00731442">
        <w:rPr>
          <w:rFonts w:ascii="Times New Roman" w:eastAsia="Times New Roman" w:hAnsi="Times New Roman" w:cs="Times New Roman"/>
        </w:rPr>
        <w:t xml:space="preserve">, </w:t>
      </w:r>
      <w:r w:rsidR="21027E85" w:rsidRPr="00731442">
        <w:rPr>
          <w:rFonts w:ascii="Times New Roman" w:eastAsia="Times New Roman" w:hAnsi="Times New Roman" w:cs="Times New Roman"/>
        </w:rPr>
        <w:t>Course Registration Service</w:t>
      </w:r>
      <w:r w:rsidR="00717B1E" w:rsidRPr="00731442">
        <w:rPr>
          <w:rFonts w:ascii="Times New Roman" w:eastAsia="Times New Roman" w:hAnsi="Times New Roman" w:cs="Times New Roman"/>
        </w:rPr>
        <w:t xml:space="preserve">, </w:t>
      </w:r>
      <w:r w:rsidR="21027E85" w:rsidRPr="00731442">
        <w:rPr>
          <w:rFonts w:ascii="Times New Roman" w:eastAsia="Times New Roman" w:hAnsi="Times New Roman" w:cs="Times New Roman"/>
        </w:rPr>
        <w:t xml:space="preserve">Online Payment </w:t>
      </w:r>
      <w:r w:rsidR="6713F1DC" w:rsidRPr="00731442">
        <w:rPr>
          <w:rFonts w:ascii="Times New Roman" w:eastAsia="Times New Roman" w:hAnsi="Times New Roman" w:cs="Times New Roman"/>
        </w:rPr>
        <w:t>Service,</w:t>
      </w:r>
      <w:r w:rsidR="6B2C8D2E" w:rsidRPr="00731442">
        <w:rPr>
          <w:rFonts w:ascii="Times New Roman" w:eastAsia="Times New Roman" w:hAnsi="Times New Roman" w:cs="Times New Roman"/>
        </w:rPr>
        <w:t xml:space="preserve"> and </w:t>
      </w:r>
      <w:r w:rsidR="21027E85" w:rsidRPr="00731442">
        <w:rPr>
          <w:rFonts w:ascii="Times New Roman" w:eastAsia="Times New Roman" w:hAnsi="Times New Roman" w:cs="Times New Roman"/>
        </w:rPr>
        <w:t>Academic Performance Service</w:t>
      </w:r>
      <w:r w:rsidR="7972AE73" w:rsidRPr="00731442">
        <w:rPr>
          <w:rFonts w:ascii="Times New Roman" w:eastAsia="Times New Roman" w:hAnsi="Times New Roman" w:cs="Times New Roman"/>
        </w:rPr>
        <w:t xml:space="preserve">. This </w:t>
      </w:r>
      <w:r w:rsidR="7056DD79" w:rsidRPr="00731442">
        <w:rPr>
          <w:rFonts w:ascii="Times New Roman" w:eastAsia="Times New Roman" w:hAnsi="Times New Roman" w:cs="Times New Roman"/>
        </w:rPr>
        <w:t>c</w:t>
      </w:r>
      <w:r w:rsidR="23330187" w:rsidRPr="00731442">
        <w:rPr>
          <w:rFonts w:ascii="Times New Roman" w:eastAsia="Times New Roman" w:hAnsi="Times New Roman" w:cs="Times New Roman"/>
        </w:rPr>
        <w:t xml:space="preserve">onsistency </w:t>
      </w:r>
      <w:r w:rsidR="44CBB4F8" w:rsidRPr="00731442">
        <w:rPr>
          <w:rFonts w:ascii="Times New Roman" w:eastAsia="Times New Roman" w:hAnsi="Times New Roman" w:cs="Times New Roman"/>
        </w:rPr>
        <w:t xml:space="preserve">that the existing business architecture is </w:t>
      </w:r>
      <w:r w:rsidR="495FF029" w:rsidRPr="00731442">
        <w:rPr>
          <w:rFonts w:ascii="Times New Roman" w:eastAsia="Times New Roman" w:hAnsi="Times New Roman" w:cs="Times New Roman"/>
        </w:rPr>
        <w:t>harmonized</w:t>
      </w:r>
      <w:r w:rsidR="30050CA2" w:rsidRPr="00731442">
        <w:rPr>
          <w:rFonts w:ascii="Times New Roman" w:eastAsia="Times New Roman" w:hAnsi="Times New Roman" w:cs="Times New Roman"/>
        </w:rPr>
        <w:t xml:space="preserve"> well with university’s objective where it does not </w:t>
      </w:r>
      <w:r w:rsidR="7561026B" w:rsidRPr="00731442">
        <w:rPr>
          <w:rFonts w:ascii="Times New Roman" w:eastAsia="Times New Roman" w:hAnsi="Times New Roman" w:cs="Times New Roman"/>
        </w:rPr>
        <w:t>require</w:t>
      </w:r>
      <w:r w:rsidR="30050CA2" w:rsidRPr="00731442">
        <w:rPr>
          <w:rFonts w:ascii="Times New Roman" w:eastAsia="Times New Roman" w:hAnsi="Times New Roman" w:cs="Times New Roman"/>
        </w:rPr>
        <w:t xml:space="preserve"> a significant change in </w:t>
      </w:r>
      <w:r w:rsidR="7D6CB2E0" w:rsidRPr="00731442">
        <w:rPr>
          <w:rFonts w:ascii="Times New Roman" w:eastAsia="Times New Roman" w:hAnsi="Times New Roman" w:cs="Times New Roman"/>
        </w:rPr>
        <w:t>organizational</w:t>
      </w:r>
      <w:r w:rsidR="30050CA2" w:rsidRPr="00731442">
        <w:rPr>
          <w:rFonts w:ascii="Times New Roman" w:eastAsia="Times New Roman" w:hAnsi="Times New Roman" w:cs="Times New Roman"/>
        </w:rPr>
        <w:t xml:space="preserve"> st</w:t>
      </w:r>
      <w:r w:rsidR="2FDC739D" w:rsidRPr="00731442">
        <w:rPr>
          <w:rFonts w:ascii="Times New Roman" w:eastAsia="Times New Roman" w:hAnsi="Times New Roman" w:cs="Times New Roman"/>
        </w:rPr>
        <w:t>ructure or functionalities</w:t>
      </w:r>
      <w:r w:rsidR="16C3B724" w:rsidRPr="00731442">
        <w:rPr>
          <w:rFonts w:ascii="Times New Roman" w:eastAsia="Times New Roman" w:hAnsi="Times New Roman" w:cs="Times New Roman"/>
        </w:rPr>
        <w:t>.</w:t>
      </w:r>
    </w:p>
    <w:p w14:paraId="5BBB5BD2" w14:textId="4290A397" w:rsidR="009E4F4E" w:rsidRPr="00731442" w:rsidRDefault="10AE9776"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t xml:space="preserve">The structure of the TO-BE information system architecture is identical to that of the AS-IS </w:t>
      </w:r>
      <w:r w:rsidR="2D0B4C5C" w:rsidRPr="00731442">
        <w:rPr>
          <w:rFonts w:ascii="Times New Roman" w:eastAsia="Times New Roman" w:hAnsi="Times New Roman" w:cs="Times New Roman"/>
        </w:rPr>
        <w:t>architecture,</w:t>
      </w:r>
      <w:r w:rsidRPr="00731442">
        <w:rPr>
          <w:rFonts w:ascii="Times New Roman" w:eastAsia="Times New Roman" w:hAnsi="Times New Roman" w:cs="Times New Roman"/>
        </w:rPr>
        <w:t xml:space="preserve"> and it focuses on the ways in which data and applications help the university’s activity.</w:t>
      </w:r>
      <w:r w:rsidR="0252472A" w:rsidRPr="00731442">
        <w:rPr>
          <w:rFonts w:ascii="Times New Roman" w:eastAsia="Times New Roman" w:hAnsi="Times New Roman" w:cs="Times New Roman"/>
        </w:rPr>
        <w:t xml:space="preserve"> Key data identities including the students, </w:t>
      </w:r>
      <w:r w:rsidR="5D3602DA" w:rsidRPr="00731442">
        <w:rPr>
          <w:rFonts w:ascii="Times New Roman" w:eastAsia="Times New Roman" w:hAnsi="Times New Roman" w:cs="Times New Roman"/>
        </w:rPr>
        <w:t>lecturers</w:t>
      </w:r>
      <w:r w:rsidR="0252472A" w:rsidRPr="00731442">
        <w:rPr>
          <w:rFonts w:ascii="Times New Roman" w:eastAsia="Times New Roman" w:hAnsi="Times New Roman" w:cs="Times New Roman"/>
        </w:rPr>
        <w:t>, courses</w:t>
      </w:r>
      <w:r w:rsidR="1BA1BF7E" w:rsidRPr="00731442">
        <w:rPr>
          <w:rFonts w:ascii="Times New Roman" w:eastAsia="Times New Roman" w:hAnsi="Times New Roman" w:cs="Times New Roman"/>
        </w:rPr>
        <w:t xml:space="preserve">, enrollment and performance records are defined in the data architecture. These entities are kept in logical darabases such as student profiles, course and curriculum and financial transaction </w:t>
      </w:r>
      <w:r w:rsidR="23BF48A1" w:rsidRPr="00731442">
        <w:rPr>
          <w:rFonts w:ascii="Times New Roman" w:eastAsia="Times New Roman" w:hAnsi="Times New Roman" w:cs="Times New Roman"/>
        </w:rPr>
        <w:t>databases with on-premises and backup systems supporting physical storage.</w:t>
      </w:r>
      <w:r w:rsidR="54884732" w:rsidRPr="00731442">
        <w:rPr>
          <w:rFonts w:ascii="Times New Roman" w:eastAsia="Times New Roman" w:hAnsi="Times New Roman" w:cs="Times New Roman"/>
        </w:rPr>
        <w:t xml:space="preserve"> The application architecture describes the Information System Services (ISS) which includes academic, financial and HR services, identity and access management and integration services that</w:t>
      </w:r>
      <w:r w:rsidR="2695AFBB" w:rsidRPr="00731442">
        <w:rPr>
          <w:rFonts w:ascii="Times New Roman" w:eastAsia="Times New Roman" w:hAnsi="Times New Roman" w:cs="Times New Roman"/>
        </w:rPr>
        <w:t xml:space="preserve"> use API integration to link legacy systems like ePayment, ePrestasi and SMAP.</w:t>
      </w:r>
    </w:p>
    <w:p w14:paraId="70C7C6E7" w14:textId="73B18A4A" w:rsidR="009E4F4E" w:rsidRPr="00731442" w:rsidRDefault="74595046" w:rsidP="2BAA8972">
      <w:pPr>
        <w:keepNext/>
        <w:keepLines/>
        <w:spacing w:line="360" w:lineRule="auto"/>
        <w:jc w:val="both"/>
        <w:rPr>
          <w:rFonts w:ascii="Times New Roman" w:eastAsia="Times New Roman" w:hAnsi="Times New Roman" w:cs="Times New Roman"/>
        </w:rPr>
      </w:pPr>
      <w:r w:rsidRPr="00731442">
        <w:rPr>
          <w:rFonts w:ascii="Times New Roman" w:eastAsia="Times New Roman" w:hAnsi="Times New Roman" w:cs="Times New Roman"/>
        </w:rPr>
        <w:lastRenderedPageBreak/>
        <w:t xml:space="preserve">The </w:t>
      </w:r>
      <w:r w:rsidR="6589D184" w:rsidRPr="00731442">
        <w:rPr>
          <w:rFonts w:ascii="Times New Roman" w:eastAsia="Times New Roman" w:hAnsi="Times New Roman" w:cs="Times New Roman"/>
        </w:rPr>
        <w:t>changes</w:t>
      </w:r>
      <w:r w:rsidRPr="00731442">
        <w:rPr>
          <w:rFonts w:ascii="Times New Roman" w:eastAsia="Times New Roman" w:hAnsi="Times New Roman" w:cs="Times New Roman"/>
        </w:rPr>
        <w:t xml:space="preserve"> from AS-IS to TO-BE technological design propose an increase in system durability, data flexibility, and continuous security monitoring. While the basic infrastructure remains focused on Tier 3 </w:t>
      </w:r>
      <w:r w:rsidR="52844AC9" w:rsidRPr="00731442">
        <w:rPr>
          <w:rFonts w:ascii="Times New Roman" w:eastAsia="Times New Roman" w:hAnsi="Times New Roman" w:cs="Times New Roman"/>
        </w:rPr>
        <w:t>on-premises</w:t>
      </w:r>
      <w:r w:rsidRPr="00731442">
        <w:rPr>
          <w:rFonts w:ascii="Times New Roman" w:eastAsia="Times New Roman" w:hAnsi="Times New Roman" w:cs="Times New Roman"/>
        </w:rPr>
        <w:t xml:space="preserve"> data centers in Batu Pahat and Pagoh, the TO-BE architecture incorporates offsite recovery to assure business continuity and data availability during local disasters, which is a significant improvement over the present system.</w:t>
      </w:r>
      <w:r w:rsidR="34E27402" w:rsidRPr="00731442">
        <w:rPr>
          <w:rFonts w:ascii="Times New Roman" w:eastAsia="Times New Roman" w:hAnsi="Times New Roman" w:cs="Times New Roman"/>
        </w:rPr>
        <w:t xml:space="preserve"> The platform and middleware layer </w:t>
      </w:r>
      <w:r w:rsidR="3B8B237F" w:rsidRPr="00731442">
        <w:rPr>
          <w:rFonts w:ascii="Times New Roman" w:eastAsia="Times New Roman" w:hAnsi="Times New Roman" w:cs="Times New Roman"/>
        </w:rPr>
        <w:t>transition</w:t>
      </w:r>
      <w:r w:rsidR="34E27402" w:rsidRPr="00731442">
        <w:rPr>
          <w:rFonts w:ascii="Times New Roman" w:eastAsia="Times New Roman" w:hAnsi="Times New Roman" w:cs="Times New Roman"/>
        </w:rPr>
        <w:t xml:space="preserve"> from a standard relational environment (MySQL) to a multidimensional structure model with the addition of MongoDB (NoSQL). This modification enables the institution to manage unstructured data more </w:t>
      </w:r>
      <w:r w:rsidR="45CF6ABD" w:rsidRPr="00731442">
        <w:rPr>
          <w:rFonts w:ascii="Times New Roman" w:eastAsia="Times New Roman" w:hAnsi="Times New Roman" w:cs="Times New Roman"/>
        </w:rPr>
        <w:t>efficiently,</w:t>
      </w:r>
      <w:r w:rsidR="34E27402" w:rsidRPr="00731442">
        <w:rPr>
          <w:rFonts w:ascii="Times New Roman" w:eastAsia="Times New Roman" w:hAnsi="Times New Roman" w:cs="Times New Roman"/>
        </w:rPr>
        <w:t xml:space="preserve"> such as research data. Furthermore, the usage of VMware for virtualization and Apache for web serving results in a more resilient and scalable hosting environment than the present basic web application architecture.</w:t>
      </w:r>
      <w:r w:rsidR="7CA8C618" w:rsidRPr="00731442">
        <w:rPr>
          <w:rFonts w:ascii="Times New Roman" w:eastAsia="Times New Roman" w:hAnsi="Times New Roman" w:cs="Times New Roman"/>
        </w:rPr>
        <w:t xml:space="preserve"> The network and security layers get major performance and monitoring improvements. The TO-BE architecture includes load balancers to manage large traffic levels and VPN capabilities to provide secure remote access to the university community. Most significantly, the security infrastructure is improved by the implementation of Security Information and Event Management (SIEM), which enables real-time threat detection and monitoring while supporting the university's current firewalls and Web Application Firewall (WAF</w:t>
      </w:r>
      <w:r w:rsidR="09F7358B" w:rsidRPr="00731442">
        <w:rPr>
          <w:rFonts w:ascii="Times New Roman" w:eastAsia="Times New Roman" w:hAnsi="Times New Roman" w:cs="Times New Roman"/>
        </w:rPr>
        <w:t>)</w:t>
      </w:r>
      <w:r w:rsidR="7CA8C618" w:rsidRPr="00731442">
        <w:rPr>
          <w:rFonts w:ascii="Times New Roman" w:eastAsia="Times New Roman" w:hAnsi="Times New Roman" w:cs="Times New Roman"/>
        </w:rPr>
        <w:t>.</w:t>
      </w:r>
    </w:p>
    <w:p w14:paraId="0F63EE7E" w14:textId="0545BCB8" w:rsidR="009E4F4E" w:rsidRPr="00731442" w:rsidRDefault="009E4F4E" w:rsidP="2BAA8972">
      <w:pPr>
        <w:keepNext/>
        <w:keepLines/>
        <w:jc w:val="both"/>
        <w:rPr>
          <w:rFonts w:ascii="Times New Roman" w:eastAsia="Times New Roman" w:hAnsi="Times New Roman" w:cs="Times New Roman"/>
        </w:rPr>
      </w:pPr>
    </w:p>
    <w:p w14:paraId="01A54255" w14:textId="45929536" w:rsidR="009E4F4E" w:rsidRPr="00731442" w:rsidRDefault="6D42715D" w:rsidP="2BAA8972">
      <w:pPr>
        <w:keepNext/>
        <w:keepLines/>
        <w:jc w:val="both"/>
        <w:rPr>
          <w:rFonts w:ascii="Times New Roman" w:hAnsi="Times New Roman" w:cs="Times New Roman"/>
        </w:rPr>
      </w:pPr>
      <w:r w:rsidRPr="00731442">
        <w:rPr>
          <w:rFonts w:ascii="Times New Roman" w:hAnsi="Times New Roman" w:cs="Times New Roman"/>
          <w:noProof/>
        </w:rPr>
        <w:drawing>
          <wp:inline distT="0" distB="0" distL="0" distR="0" wp14:anchorId="11ECFCE8" wp14:editId="3A489FC5">
            <wp:extent cx="5943600" cy="2533650"/>
            <wp:effectExtent l="0" t="0" r="0" b="0"/>
            <wp:docPr id="1582113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3846" name="Picture 1582113846"/>
                    <pic:cNvPicPr/>
                  </pic:nvPicPr>
                  <pic:blipFill>
                    <a:blip r:embed="rId25">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14:paraId="3FF0D231" w14:textId="758DA669" w:rsidR="04A4507B" w:rsidRPr="00731442" w:rsidRDefault="04A4507B"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lastRenderedPageBreak/>
        <w:t xml:space="preserve">The figure XX below presents the future direction of UTHM’s enterprise systems. In this architecture, the focus in on </w:t>
      </w:r>
      <w:r w:rsidR="2E2AAAD1" w:rsidRPr="00731442">
        <w:rPr>
          <w:rFonts w:ascii="Times New Roman" w:eastAsia="Times New Roman" w:hAnsi="Times New Roman" w:cs="Times New Roman"/>
        </w:rPr>
        <w:t>modernization</w:t>
      </w:r>
      <w:r w:rsidRPr="00731442">
        <w:rPr>
          <w:rFonts w:ascii="Times New Roman" w:eastAsia="Times New Roman" w:hAnsi="Times New Roman" w:cs="Times New Roman"/>
        </w:rPr>
        <w:t>, integratio</w:t>
      </w:r>
      <w:r w:rsidR="27234EAA" w:rsidRPr="00731442">
        <w:rPr>
          <w:rFonts w:ascii="Times New Roman" w:eastAsia="Times New Roman" w:hAnsi="Times New Roman" w:cs="Times New Roman"/>
        </w:rPr>
        <w:t xml:space="preserve">n, and </w:t>
      </w:r>
      <w:r w:rsidR="3C58B687" w:rsidRPr="00731442">
        <w:rPr>
          <w:rFonts w:ascii="Times New Roman" w:eastAsia="Times New Roman" w:hAnsi="Times New Roman" w:cs="Times New Roman"/>
        </w:rPr>
        <w:t>digitalization</w:t>
      </w:r>
      <w:r w:rsidR="27234EAA" w:rsidRPr="00731442">
        <w:rPr>
          <w:rFonts w:ascii="Times New Roman" w:eastAsia="Times New Roman" w:hAnsi="Times New Roman" w:cs="Times New Roman"/>
        </w:rPr>
        <w:t xml:space="preserve">. New solutions such as API integration development, SAP BTP configuration, and a unified U-IMS portal are introduced. These solutions aim to improve system connectivity, reduce manual work, and provide </w:t>
      </w:r>
      <w:r w:rsidR="7E851B52" w:rsidRPr="00731442">
        <w:rPr>
          <w:rFonts w:ascii="Times New Roman" w:eastAsia="Times New Roman" w:hAnsi="Times New Roman" w:cs="Times New Roman"/>
        </w:rPr>
        <w:t>better</w:t>
      </w:r>
      <w:r w:rsidR="27234EAA" w:rsidRPr="00731442">
        <w:rPr>
          <w:rFonts w:ascii="Times New Roman" w:eastAsia="Times New Roman" w:hAnsi="Times New Roman" w:cs="Times New Roman"/>
        </w:rPr>
        <w:t xml:space="preserve"> us</w:t>
      </w:r>
      <w:r w:rsidR="431F6765" w:rsidRPr="00731442">
        <w:rPr>
          <w:rFonts w:ascii="Times New Roman" w:eastAsia="Times New Roman" w:hAnsi="Times New Roman" w:cs="Times New Roman"/>
        </w:rPr>
        <w:t>er experience for students and staff. Data is managed more centrally, which helps improve reporting, data accuracy, and decision-making.</w:t>
      </w:r>
    </w:p>
    <w:p w14:paraId="6765DA02" w14:textId="127E6512" w:rsidR="40693A9F" w:rsidRPr="00731442" w:rsidRDefault="40693A9F"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For migration planning, the TO-BE architecture outlines a clearer and more structured roadmap. The work packages include module migration, system development, testing, training, deployment,</w:t>
      </w:r>
      <w:r w:rsidR="2D5D3810" w:rsidRPr="00731442">
        <w:rPr>
          <w:rFonts w:ascii="Times New Roman" w:eastAsia="Times New Roman" w:hAnsi="Times New Roman" w:cs="Times New Roman"/>
        </w:rPr>
        <w:t xml:space="preserve"> and monitoring. This ensures that systems changes are done step by step without disrupting daily university operations. The contracts section becomes more detailed by including compliance checkpoints, non-functional requ</w:t>
      </w:r>
      <w:r w:rsidR="5F18BD43" w:rsidRPr="00731442">
        <w:rPr>
          <w:rFonts w:ascii="Times New Roman" w:eastAsia="Times New Roman" w:hAnsi="Times New Roman" w:cs="Times New Roman"/>
        </w:rPr>
        <w:t xml:space="preserve">irements such as security and privacy, and clear deliverables. Overall, the below figure shows how UTHM can move from a partially integrated environment to a fully digital, secure, and well-managed enterprise system that </w:t>
      </w:r>
      <w:r w:rsidR="4AF97ECD" w:rsidRPr="00731442">
        <w:rPr>
          <w:rFonts w:ascii="Times New Roman" w:eastAsia="Times New Roman" w:hAnsi="Times New Roman" w:cs="Times New Roman"/>
        </w:rPr>
        <w:t>supports long term growth and digital transformation.</w:t>
      </w:r>
    </w:p>
    <w:p w14:paraId="6C648735" w14:textId="47446651" w:rsidR="2DB33696" w:rsidRPr="00731442" w:rsidRDefault="2DB33696" w:rsidP="2BAA8972">
      <w:pPr>
        <w:keepNext/>
        <w:keepLines/>
        <w:ind w:firstLine="720"/>
        <w:jc w:val="both"/>
        <w:rPr>
          <w:rFonts w:ascii="Times New Roman" w:eastAsia="Times New Roman" w:hAnsi="Times New Roman" w:cs="Times New Roman"/>
        </w:rPr>
      </w:pPr>
      <w:r w:rsidRPr="00731442">
        <w:rPr>
          <w:rFonts w:ascii="Times New Roman" w:eastAsia="Times New Roman" w:hAnsi="Times New Roman" w:cs="Times New Roman"/>
        </w:rPr>
        <w:t xml:space="preserve">Figure XX illustrates the Implementation Governance framework for the EA TO-BE, which </w:t>
      </w:r>
      <w:r w:rsidR="53DF07C1" w:rsidRPr="00731442">
        <w:rPr>
          <w:rFonts w:ascii="Times New Roman" w:eastAsia="Times New Roman" w:hAnsi="Times New Roman" w:cs="Times New Roman"/>
        </w:rPr>
        <w:t>establishes</w:t>
      </w:r>
      <w:r w:rsidRPr="00731442">
        <w:rPr>
          <w:rFonts w:ascii="Times New Roman" w:eastAsia="Times New Roman" w:hAnsi="Times New Roman" w:cs="Times New Roman"/>
        </w:rPr>
        <w:t xml:space="preserve"> a clear set</w:t>
      </w:r>
      <w:r w:rsidR="3FE53E1F" w:rsidRPr="00731442">
        <w:rPr>
          <w:rFonts w:ascii="Times New Roman" w:eastAsia="Times New Roman" w:hAnsi="Times New Roman" w:cs="Times New Roman"/>
        </w:rPr>
        <w:t xml:space="preserve"> of rules to ensure all new IT projects are consistent and secure. The </w:t>
      </w:r>
      <w:r w:rsidR="5AC9605B" w:rsidRPr="00731442">
        <w:rPr>
          <w:rFonts w:ascii="Times New Roman" w:eastAsia="Times New Roman" w:hAnsi="Times New Roman" w:cs="Times New Roman"/>
        </w:rPr>
        <w:t>framework</w:t>
      </w:r>
      <w:r w:rsidR="3FE53E1F" w:rsidRPr="00731442">
        <w:rPr>
          <w:rFonts w:ascii="Times New Roman" w:eastAsia="Times New Roman" w:hAnsi="Times New Roman" w:cs="Times New Roman"/>
        </w:rPr>
        <w:t xml:space="preserve"> is divided into three main areas which are standards, guidelines, and </w:t>
      </w:r>
      <w:r w:rsidR="00637DEB" w:rsidRPr="00731442">
        <w:rPr>
          <w:rFonts w:ascii="Times New Roman" w:eastAsia="Times New Roman" w:hAnsi="Times New Roman" w:cs="Times New Roman"/>
        </w:rPr>
        <w:t>specification</w:t>
      </w:r>
      <w:r w:rsidR="3FE53E1F" w:rsidRPr="00731442">
        <w:rPr>
          <w:rFonts w:ascii="Times New Roman" w:eastAsia="Times New Roman" w:hAnsi="Times New Roman" w:cs="Times New Roman"/>
        </w:rPr>
        <w:t>.</w:t>
      </w:r>
      <w:r w:rsidR="4C543A61" w:rsidRPr="00731442">
        <w:rPr>
          <w:rFonts w:ascii="Times New Roman" w:eastAsia="Times New Roman" w:hAnsi="Times New Roman" w:cs="Times New Roman"/>
        </w:rPr>
        <w:t xml:space="preserve"> The standards section requires all new developments, such as the U-IMS portal, to follow the university’s main business and technology plans while meeting strict security and data protection </w:t>
      </w:r>
      <w:r w:rsidR="078F22AB" w:rsidRPr="00731442">
        <w:rPr>
          <w:rFonts w:ascii="Times New Roman" w:eastAsia="Times New Roman" w:hAnsi="Times New Roman" w:cs="Times New Roman"/>
        </w:rPr>
        <w:t>rules</w:t>
      </w:r>
      <w:r w:rsidR="4C543A61" w:rsidRPr="00731442">
        <w:rPr>
          <w:rFonts w:ascii="Times New Roman" w:eastAsia="Times New Roman" w:hAnsi="Times New Roman" w:cs="Times New Roman"/>
        </w:rPr>
        <w:t xml:space="preserve">. By setting </w:t>
      </w:r>
      <w:r w:rsidR="313585EC" w:rsidRPr="00731442">
        <w:rPr>
          <w:rFonts w:ascii="Times New Roman" w:eastAsia="Times New Roman" w:hAnsi="Times New Roman" w:cs="Times New Roman"/>
        </w:rPr>
        <w:t>these standards, UTHM can ensure that different systems can talk to each other using approved integration methods rather than working in isolation.</w:t>
      </w:r>
    </w:p>
    <w:p w14:paraId="02445599" w14:textId="4B005879" w:rsidR="313585EC" w:rsidRPr="00731442" w:rsidRDefault="313585EC"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To build better systems, the guidelines provide practical advice on creating modular and reusable designs. This approach helps the university avoid building the s</w:t>
      </w:r>
      <w:r w:rsidR="6903FEA9" w:rsidRPr="00731442">
        <w:rPr>
          <w:rFonts w:ascii="Times New Roman" w:eastAsia="Times New Roman" w:hAnsi="Times New Roman" w:cs="Times New Roman"/>
        </w:rPr>
        <w:t xml:space="preserve">ame features multiple times and ensures that data remains consistent across different </w:t>
      </w:r>
      <w:r w:rsidR="60F5EF3F" w:rsidRPr="00731442">
        <w:rPr>
          <w:rFonts w:ascii="Times New Roman" w:eastAsia="Times New Roman" w:hAnsi="Times New Roman" w:cs="Times New Roman"/>
        </w:rPr>
        <w:t>departments</w:t>
      </w:r>
      <w:r w:rsidR="6903FEA9" w:rsidRPr="00731442">
        <w:rPr>
          <w:rFonts w:ascii="Times New Roman" w:eastAsia="Times New Roman" w:hAnsi="Times New Roman" w:cs="Times New Roman"/>
        </w:rPr>
        <w:t>. These guidelines also emphasize a common user experience, ensuring that students and staff encounter a familiar interface when moving between di</w:t>
      </w:r>
      <w:r w:rsidR="47943D45" w:rsidRPr="00731442">
        <w:rPr>
          <w:rFonts w:ascii="Times New Roman" w:eastAsia="Times New Roman" w:hAnsi="Times New Roman" w:cs="Times New Roman"/>
        </w:rPr>
        <w:t>fferent university services.</w:t>
      </w:r>
    </w:p>
    <w:p w14:paraId="2EC1E52E" w14:textId="7AA34CB2" w:rsidR="0523C601" w:rsidRPr="00731442" w:rsidRDefault="0523C601"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 xml:space="preserve">Then, the specification area ensures that every project is properly documented before it is launched. This includes creating detailed maps of how data flows, how applications are structured, and how the </w:t>
      </w:r>
      <w:r w:rsidR="431247AE" w:rsidRPr="00731442">
        <w:rPr>
          <w:rFonts w:ascii="Times New Roman" w:eastAsia="Times New Roman" w:hAnsi="Times New Roman" w:cs="Times New Roman"/>
        </w:rPr>
        <w:t>technology will be hosted and monitored. By following this structured governance model, the university can safely migrate legacy systems like SMAP and ePayment into a modern environment while meeting its goal of improving digital services by 203</w:t>
      </w:r>
      <w:r w:rsidR="41B8C6E0" w:rsidRPr="00731442">
        <w:rPr>
          <w:rFonts w:ascii="Times New Roman" w:eastAsia="Times New Roman" w:hAnsi="Times New Roman" w:cs="Times New Roman"/>
        </w:rPr>
        <w:t>0.</w:t>
      </w:r>
    </w:p>
    <w:p w14:paraId="75128348" w14:textId="2B181D82" w:rsidR="2BAA8972" w:rsidRPr="00731442" w:rsidRDefault="2BAA8972" w:rsidP="2BAA8972">
      <w:pPr>
        <w:keepNext/>
        <w:keepLines/>
        <w:jc w:val="both"/>
        <w:rPr>
          <w:rFonts w:ascii="Times New Roman" w:hAnsi="Times New Roman" w:cs="Times New Roman"/>
        </w:rPr>
      </w:pPr>
    </w:p>
    <w:p w14:paraId="233E82F1" w14:textId="3AB7831D" w:rsidR="7E62A552" w:rsidRPr="00731442" w:rsidRDefault="7E62A552" w:rsidP="2BAA8972">
      <w:pPr>
        <w:keepNext/>
        <w:keepLines/>
        <w:jc w:val="both"/>
        <w:rPr>
          <w:rFonts w:ascii="Times New Roman" w:hAnsi="Times New Roman" w:cs="Times New Roman"/>
        </w:rPr>
      </w:pPr>
      <w:r w:rsidRPr="00731442">
        <w:rPr>
          <w:rFonts w:ascii="Times New Roman" w:hAnsi="Times New Roman" w:cs="Times New Roman"/>
          <w:noProof/>
        </w:rPr>
        <w:lastRenderedPageBreak/>
        <w:drawing>
          <wp:inline distT="0" distB="0" distL="0" distR="0" wp14:anchorId="0BA37DAA" wp14:editId="0C38FC12">
            <wp:extent cx="5943600" cy="1885950"/>
            <wp:effectExtent l="0" t="0" r="0" b="0"/>
            <wp:docPr id="201496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3106" name="Picture 2014963106"/>
                    <pic:cNvPicPr/>
                  </pic:nvPicPr>
                  <pic:blipFill>
                    <a:blip r:embed="rId26">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p>
    <w:p w14:paraId="03F93516" w14:textId="08CB6E76" w:rsidR="009E4F4E" w:rsidRPr="00731442" w:rsidRDefault="637B8695" w:rsidP="2BAA8972">
      <w:pPr>
        <w:pStyle w:val="Heading3"/>
        <w:spacing w:line="360" w:lineRule="auto"/>
        <w:jc w:val="both"/>
        <w:rPr>
          <w:rFonts w:ascii="Times New Roman" w:eastAsia="Times New Roman" w:hAnsi="Times New Roman" w:cs="Times New Roman"/>
          <w:b/>
          <w:bCs/>
          <w:sz w:val="24"/>
          <w:szCs w:val="24"/>
          <w:lang w:val="en-MY"/>
        </w:rPr>
      </w:pPr>
      <w:bookmarkStart w:id="78" w:name="_Toc238401405"/>
      <w:r w:rsidRPr="00731442">
        <w:rPr>
          <w:rFonts w:ascii="Times New Roman" w:eastAsia="Times New Roman" w:hAnsi="Times New Roman" w:cs="Times New Roman"/>
          <w:b/>
          <w:bCs/>
          <w:sz w:val="24"/>
          <w:szCs w:val="24"/>
          <w:lang w:val="en-MY"/>
        </w:rPr>
        <w:t>4.</w:t>
      </w:r>
      <w:r w:rsidR="45A667B0"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w:t>
      </w:r>
      <w:r w:rsidR="268E7520" w:rsidRPr="00731442">
        <w:rPr>
          <w:rFonts w:ascii="Times New Roman" w:eastAsia="Times New Roman" w:hAnsi="Times New Roman" w:cs="Times New Roman"/>
          <w:b/>
          <w:bCs/>
          <w:sz w:val="24"/>
          <w:szCs w:val="24"/>
          <w:lang w:val="en-MY"/>
        </w:rPr>
        <w:t>5</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SYSTEM ARCHITECTURE</w:t>
      </w:r>
      <w:bookmarkEnd w:id="78"/>
    </w:p>
    <w:p w14:paraId="402D3F41" w14:textId="3AA8BA1B" w:rsidR="6BFBA419" w:rsidRPr="00731442" w:rsidRDefault="6BFBA419"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Figure 4.x shows the </w:t>
      </w:r>
      <w:r w:rsidR="2AE4C9CD" w:rsidRPr="00731442">
        <w:rPr>
          <w:rFonts w:ascii="Times New Roman" w:eastAsia="Times New Roman" w:hAnsi="Times New Roman" w:cs="Times New Roman"/>
          <w:lang w:val="en-MY"/>
        </w:rPr>
        <w:t xml:space="preserve">cloud </w:t>
      </w:r>
      <w:r w:rsidRPr="00731442">
        <w:rPr>
          <w:rFonts w:ascii="Times New Roman" w:eastAsia="Times New Roman" w:hAnsi="Times New Roman" w:cs="Times New Roman"/>
          <w:lang w:val="en-MY"/>
        </w:rPr>
        <w:t>system architecture</w:t>
      </w:r>
      <w:r w:rsidR="3F8B5F54" w:rsidRPr="00731442">
        <w:rPr>
          <w:rFonts w:ascii="Times New Roman" w:eastAsia="Times New Roman" w:hAnsi="Times New Roman" w:cs="Times New Roman"/>
          <w:lang w:val="en-MY"/>
        </w:rPr>
        <w:t xml:space="preserve"> designed</w:t>
      </w:r>
      <w:r w:rsidRPr="00731442">
        <w:rPr>
          <w:rFonts w:ascii="Times New Roman" w:eastAsia="Times New Roman" w:hAnsi="Times New Roman" w:cs="Times New Roman"/>
          <w:lang w:val="en-MY"/>
        </w:rPr>
        <w:t xml:space="preserve"> </w:t>
      </w:r>
      <w:r w:rsidR="34534126" w:rsidRPr="00731442">
        <w:rPr>
          <w:rFonts w:ascii="Times New Roman" w:eastAsia="Times New Roman" w:hAnsi="Times New Roman" w:cs="Times New Roman"/>
          <w:lang w:val="en-MY"/>
        </w:rPr>
        <w:t>for</w:t>
      </w:r>
      <w:r w:rsidRPr="00731442">
        <w:rPr>
          <w:rFonts w:ascii="Times New Roman" w:eastAsia="Times New Roman" w:hAnsi="Times New Roman" w:cs="Times New Roman"/>
          <w:lang w:val="en-MY"/>
        </w:rPr>
        <w:t xml:space="preserve"> the system.</w:t>
      </w:r>
      <w:r w:rsidR="74089090" w:rsidRPr="00731442">
        <w:rPr>
          <w:rFonts w:ascii="Times New Roman" w:eastAsia="Times New Roman" w:hAnsi="Times New Roman" w:cs="Times New Roman"/>
          <w:lang w:val="en-MY"/>
        </w:rPr>
        <w:t xml:space="preserve"> </w:t>
      </w:r>
      <w:r w:rsidR="7C1473E0" w:rsidRPr="00731442">
        <w:rPr>
          <w:rFonts w:ascii="Times New Roman" w:eastAsia="Times New Roman" w:hAnsi="Times New Roman" w:cs="Times New Roman"/>
          <w:lang w:val="en-MY"/>
        </w:rPr>
        <w:t>Since the applications are developed using a cloud platform called SAP Build Apps, the system</w:t>
      </w:r>
      <w:r w:rsidR="38D09B77" w:rsidRPr="00731442">
        <w:rPr>
          <w:rFonts w:ascii="Times New Roman" w:eastAsia="Times New Roman" w:hAnsi="Times New Roman" w:cs="Times New Roman"/>
          <w:lang w:val="en-MY"/>
        </w:rPr>
        <w:t xml:space="preserve"> uses cloud-based architecture.</w:t>
      </w:r>
    </w:p>
    <w:p w14:paraId="13EADC5C" w14:textId="271B9171" w:rsidR="2BAA8972" w:rsidRPr="00731442" w:rsidRDefault="2BAA8972" w:rsidP="2BAA8972">
      <w:pPr>
        <w:keepNext/>
        <w:keepLines/>
        <w:spacing w:line="360" w:lineRule="auto"/>
        <w:ind w:firstLine="720"/>
        <w:jc w:val="both"/>
        <w:rPr>
          <w:rFonts w:ascii="Times New Roman" w:eastAsia="Times New Roman" w:hAnsi="Times New Roman" w:cs="Times New Roman"/>
          <w:lang w:val="en-MY"/>
        </w:rPr>
      </w:pPr>
    </w:p>
    <w:p w14:paraId="44F51D81" w14:textId="139D6800" w:rsidR="104363F0" w:rsidRPr="00731442" w:rsidRDefault="104363F0" w:rsidP="2BAA8972">
      <w:pPr>
        <w:keepNext/>
        <w:keepLines/>
        <w:spacing w:line="360" w:lineRule="auto"/>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64469723" wp14:editId="2607A8DC">
            <wp:extent cx="4629150" cy="4406595"/>
            <wp:effectExtent l="0" t="0" r="0" b="0"/>
            <wp:docPr id="1244026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6414" name="Picture 1244026414"/>
                    <pic:cNvPicPr/>
                  </pic:nvPicPr>
                  <pic:blipFill>
                    <a:blip r:embed="rId27">
                      <a:extLst>
                        <a:ext uri="{28A0092B-C50C-407E-A947-70E740481C1C}">
                          <a14:useLocalDpi xmlns:a14="http://schemas.microsoft.com/office/drawing/2010/main"/>
                        </a:ext>
                      </a:extLst>
                    </a:blip>
                    <a:stretch>
                      <a:fillRect/>
                    </a:stretch>
                  </pic:blipFill>
                  <pic:spPr>
                    <a:xfrm>
                      <a:off x="0" y="0"/>
                      <a:ext cx="4629150" cy="4406595"/>
                    </a:xfrm>
                    <a:prstGeom prst="rect">
                      <a:avLst/>
                    </a:prstGeom>
                  </pic:spPr>
                </pic:pic>
              </a:graphicData>
            </a:graphic>
          </wp:inline>
        </w:drawing>
      </w:r>
    </w:p>
    <w:p w14:paraId="14035FF5" w14:textId="232C2A16" w:rsidR="6EB52B10" w:rsidRPr="00731442" w:rsidRDefault="6EB52B10" w:rsidP="2BAA8972">
      <w:pPr>
        <w:keepNext/>
        <w:keepLines/>
        <w:spacing w:line="360" w:lineRule="auto"/>
        <w:jc w:val="center"/>
        <w:rPr>
          <w:rFonts w:ascii="Times New Roman" w:eastAsia="Times New Roman" w:hAnsi="Times New Roman" w:cs="Times New Roman"/>
          <w:lang w:val="en-MY"/>
        </w:rPr>
      </w:pPr>
      <w:r w:rsidRPr="00731442">
        <w:rPr>
          <w:rFonts w:ascii="Times New Roman" w:eastAsia="Times New Roman" w:hAnsi="Times New Roman" w:cs="Times New Roman"/>
          <w:lang w:val="en-MY"/>
        </w:rPr>
        <w:t xml:space="preserve">Figure 4.x </w:t>
      </w:r>
      <w:r w:rsidR="4C3C7B04" w:rsidRPr="00731442">
        <w:rPr>
          <w:rFonts w:ascii="Times New Roman" w:eastAsia="Times New Roman" w:hAnsi="Times New Roman" w:cs="Times New Roman"/>
          <w:lang w:val="en-MY"/>
        </w:rPr>
        <w:t xml:space="preserve">Cloud </w:t>
      </w:r>
      <w:r w:rsidRPr="00731442">
        <w:rPr>
          <w:rFonts w:ascii="Times New Roman" w:eastAsia="Times New Roman" w:hAnsi="Times New Roman" w:cs="Times New Roman"/>
          <w:lang w:val="en-MY"/>
        </w:rPr>
        <w:t>System Architecture</w:t>
      </w:r>
      <w:r w:rsidR="76772CDC" w:rsidRPr="00731442">
        <w:rPr>
          <w:rFonts w:ascii="Times New Roman" w:eastAsia="Times New Roman" w:hAnsi="Times New Roman" w:cs="Times New Roman"/>
          <w:lang w:val="en-MY"/>
        </w:rPr>
        <w:t xml:space="preserve"> for the System</w:t>
      </w:r>
    </w:p>
    <w:p w14:paraId="1624173B" w14:textId="2273ABFC" w:rsidR="2BAA8972" w:rsidRPr="00731442" w:rsidRDefault="2BAA8972" w:rsidP="2BAA8972">
      <w:pPr>
        <w:keepNext/>
        <w:keepLines/>
        <w:spacing w:line="360" w:lineRule="auto"/>
        <w:jc w:val="center"/>
        <w:rPr>
          <w:rFonts w:ascii="Times New Roman" w:eastAsia="Times New Roman" w:hAnsi="Times New Roman" w:cs="Times New Roman"/>
          <w:lang w:val="en-MY"/>
        </w:rPr>
      </w:pPr>
    </w:p>
    <w:p w14:paraId="556F0C49" w14:textId="5D448E39" w:rsidR="2A944A70" w:rsidRPr="00731442" w:rsidRDefault="2A944A70" w:rsidP="2BAA8972">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t>4.8.6</w:t>
      </w:r>
      <w:r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COMPONENT OF SYSTEM ARCHITECTURE</w:t>
      </w:r>
    </w:p>
    <w:p w14:paraId="494DFC3C" w14:textId="02AA87EF" w:rsidR="6322EF68" w:rsidRPr="00731442" w:rsidRDefault="6322EF68"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three user's role which are Student, Lecturer, and the Admin can access the applications through their web browsers and mobile devices. Students use the system for registering for courses and viewing student profile. Lecturers access the system for viewing student lists and approving student course registration. Admins use the system for managing course and section and allocating time schedules and location for courses. This layer communicates with the backend through the Internet.</w:t>
      </w:r>
    </w:p>
    <w:p w14:paraId="7ECD05E2" w14:textId="082E3430" w:rsidR="6322EF68" w:rsidRPr="00731442" w:rsidRDefault="6322EF68" w:rsidP="2BAA8972">
      <w:pPr>
        <w:keepNext/>
        <w:keepLines/>
        <w:spacing w:line="360" w:lineRule="auto"/>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Application layer shows the Services provided in the system. The services including registering courses and the approval process, viewing profile, and managing courses and sections details, class schedules, and class location.</w:t>
      </w:r>
    </w:p>
    <w:p w14:paraId="336B6069" w14:textId="2AEC444E" w:rsidR="6322EF68" w:rsidRPr="00731442" w:rsidRDefault="6322EF68" w:rsidP="2BAA8972">
      <w:pPr>
        <w:keepNext/>
        <w:keepLines/>
        <w:spacing w:line="360" w:lineRule="auto"/>
        <w:ind w:firstLine="720"/>
        <w:jc w:val="both"/>
        <w:rPr>
          <w:rFonts w:ascii="Times New Roman" w:eastAsia="Times New Roman" w:hAnsi="Times New Roman" w:cs="Times New Roman"/>
          <w:lang w:val="en-MY"/>
        </w:rPr>
      </w:pPr>
      <w:r w:rsidRPr="00731442">
        <w:rPr>
          <w:rFonts w:ascii="Times New Roman" w:eastAsia="Times New Roman" w:hAnsi="Times New Roman" w:cs="Times New Roman"/>
          <w:lang w:val="en-MY"/>
        </w:rPr>
        <w:t>The system uses NoSQL and in-memory database type. The main data component used are the app variable, page variable, and the on-device storage database. The app and page variables are temporary data stored when the application is running, while on-device storage database is a database that allows some data to be stored locally on user’s device when the application offline.</w:t>
      </w:r>
    </w:p>
    <w:p w14:paraId="72C7F2EE" w14:textId="03393138" w:rsidR="009E4F4E" w:rsidRPr="00731442" w:rsidRDefault="009E4F4E" w:rsidP="2BAA8972">
      <w:pPr>
        <w:keepNext/>
        <w:keepLines/>
        <w:jc w:val="both"/>
        <w:rPr>
          <w:rFonts w:ascii="Times New Roman" w:eastAsia="Times New Roman" w:hAnsi="Times New Roman" w:cs="Times New Roman"/>
          <w:lang w:val="en-MY"/>
        </w:rPr>
      </w:pPr>
    </w:p>
    <w:p w14:paraId="745B292C" w14:textId="396EA924" w:rsidR="637B8695" w:rsidRPr="00731442" w:rsidRDefault="637B8695" w:rsidP="2BAA8972">
      <w:pPr>
        <w:pStyle w:val="Heading3"/>
        <w:jc w:val="both"/>
        <w:rPr>
          <w:rFonts w:ascii="Times New Roman" w:eastAsia="Times New Roman" w:hAnsi="Times New Roman" w:cs="Times New Roman"/>
          <w:b/>
          <w:bCs/>
          <w:sz w:val="24"/>
          <w:szCs w:val="24"/>
          <w:lang w:val="en-MY"/>
        </w:rPr>
      </w:pPr>
      <w:bookmarkStart w:id="79" w:name="_Toc728576962"/>
      <w:r w:rsidRPr="00731442">
        <w:rPr>
          <w:rFonts w:ascii="Times New Roman" w:eastAsia="Times New Roman" w:hAnsi="Times New Roman" w:cs="Times New Roman"/>
          <w:b/>
          <w:bCs/>
          <w:sz w:val="24"/>
          <w:szCs w:val="24"/>
          <w:lang w:val="en-MY"/>
        </w:rPr>
        <w:t>4.</w:t>
      </w:r>
      <w:r w:rsidR="2AB94677"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w:t>
      </w:r>
      <w:r w:rsidR="2D18A36B" w:rsidRPr="00731442">
        <w:rPr>
          <w:rFonts w:ascii="Times New Roman" w:eastAsia="Times New Roman" w:hAnsi="Times New Roman" w:cs="Times New Roman"/>
          <w:b/>
          <w:bCs/>
          <w:sz w:val="24"/>
          <w:szCs w:val="24"/>
          <w:lang w:val="en-MY"/>
        </w:rPr>
        <w:t>7</w:t>
      </w:r>
      <w:r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PROJECT DESIGN</w:t>
      </w:r>
      <w:bookmarkEnd w:id="79"/>
    </w:p>
    <w:p w14:paraId="24F63ED8" w14:textId="6208AEBC" w:rsidR="00884E73" w:rsidRPr="00731442" w:rsidRDefault="00884E73" w:rsidP="00884E73">
      <w:pPr>
        <w:jc w:val="both"/>
        <w:rPr>
          <w:rFonts w:ascii="Times New Roman" w:hAnsi="Times New Roman" w:cs="Times New Roman"/>
          <w:lang w:val="en-MY"/>
        </w:rPr>
      </w:pPr>
      <w:r w:rsidRPr="00731442">
        <w:rPr>
          <w:rFonts w:ascii="Times New Roman" w:hAnsi="Times New Roman" w:cs="Times New Roman"/>
          <w:lang w:val="en-MY"/>
        </w:rPr>
        <w:t xml:space="preserve">This section details on the system design using use case diagram along with its description that details on showing how users (actors) interact with a system to achieve goals UML diagrams such as activity and sequence diagram to see process flow and how components of the system interact with each other. An ERD diagram is shown to detail on data entity that is involved within the system. Finally, user interface design provides a planned layout on how the system would look like to the users to ensure that it is intuitive and properly structured. </w:t>
      </w:r>
    </w:p>
    <w:p w14:paraId="3F86F780" w14:textId="77777777" w:rsidR="00C46042" w:rsidRPr="00731442" w:rsidRDefault="00C46042">
      <w:pPr>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lang w:val="en-MY"/>
        </w:rPr>
        <w:br w:type="page"/>
      </w:r>
    </w:p>
    <w:p w14:paraId="2D75049A" w14:textId="1ED72A85" w:rsidR="2BAA8972" w:rsidRPr="00731442" w:rsidRDefault="00601C67" w:rsidP="2BAA8972">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lastRenderedPageBreak/>
        <w:t>4.8.7.1 USE CASE DIAGRAM</w:t>
      </w:r>
    </w:p>
    <w:p w14:paraId="0224EDBD" w14:textId="243FB630" w:rsidR="000403AE" w:rsidRPr="00731442" w:rsidRDefault="000403AE" w:rsidP="00884E73">
      <w:pPr>
        <w:jc w:val="both"/>
        <w:rPr>
          <w:rFonts w:ascii="Times New Roman" w:hAnsi="Times New Roman" w:cs="Times New Roman"/>
          <w:lang w:val="en-MY"/>
        </w:rPr>
      </w:pPr>
      <w:r w:rsidRPr="00731442">
        <w:rPr>
          <w:rFonts w:ascii="Times New Roman" w:hAnsi="Times New Roman" w:cs="Times New Roman"/>
          <w:lang w:val="en-MY"/>
        </w:rPr>
        <w:t>Figure x shows the use case diagram of the Student Profile Management module. The diagram consists of</w:t>
      </w:r>
      <w:r w:rsidR="0056631F" w:rsidRPr="00731442">
        <w:rPr>
          <w:rFonts w:ascii="Times New Roman" w:hAnsi="Times New Roman" w:cs="Times New Roman"/>
          <w:lang w:val="en-MY"/>
        </w:rPr>
        <w:t xml:space="preserve"> a</w:t>
      </w:r>
      <w:r w:rsidRPr="00731442">
        <w:rPr>
          <w:rFonts w:ascii="Times New Roman" w:hAnsi="Times New Roman" w:cs="Times New Roman"/>
          <w:lang w:val="en-MY"/>
        </w:rPr>
        <w:t xml:space="preserve"> main actor which </w:t>
      </w:r>
      <w:r w:rsidR="0056631F" w:rsidRPr="00731442">
        <w:rPr>
          <w:rFonts w:ascii="Times New Roman" w:hAnsi="Times New Roman" w:cs="Times New Roman"/>
          <w:lang w:val="en-MY"/>
        </w:rPr>
        <w:t>is</w:t>
      </w:r>
      <w:r w:rsidRPr="00731442">
        <w:rPr>
          <w:rFonts w:ascii="Times New Roman" w:hAnsi="Times New Roman" w:cs="Times New Roman"/>
          <w:lang w:val="en-MY"/>
        </w:rPr>
        <w:t xml:space="preserve"> Student. The table below shows the alias used for all of the use cases within the module.</w:t>
      </w:r>
    </w:p>
    <w:tbl>
      <w:tblPr>
        <w:tblStyle w:val="TableGrid"/>
        <w:tblW w:w="0" w:type="auto"/>
        <w:tblLook w:val="04A0" w:firstRow="1" w:lastRow="0" w:firstColumn="1" w:lastColumn="0" w:noHBand="0" w:noVBand="1"/>
      </w:tblPr>
      <w:tblGrid>
        <w:gridCol w:w="4675"/>
        <w:gridCol w:w="4675"/>
      </w:tblGrid>
      <w:tr w:rsidR="000403AE" w:rsidRPr="00731442" w14:paraId="0E1E1D77" w14:textId="77777777" w:rsidTr="000403AE">
        <w:tc>
          <w:tcPr>
            <w:tcW w:w="4675" w:type="dxa"/>
          </w:tcPr>
          <w:p w14:paraId="5BA04B6E" w14:textId="7F411136" w:rsidR="000403AE" w:rsidRPr="00731442" w:rsidRDefault="000403AE" w:rsidP="00884E73">
            <w:pPr>
              <w:jc w:val="center"/>
              <w:rPr>
                <w:rFonts w:ascii="Times New Roman" w:hAnsi="Times New Roman" w:cs="Times New Roman"/>
                <w:lang w:val="en-MY"/>
              </w:rPr>
            </w:pPr>
            <w:r w:rsidRPr="00731442">
              <w:rPr>
                <w:rFonts w:ascii="Times New Roman" w:hAnsi="Times New Roman" w:cs="Times New Roman"/>
                <w:lang w:val="en-MY"/>
              </w:rPr>
              <w:t>Use Case</w:t>
            </w:r>
          </w:p>
        </w:tc>
        <w:tc>
          <w:tcPr>
            <w:tcW w:w="4675" w:type="dxa"/>
          </w:tcPr>
          <w:p w14:paraId="2F7A9E78" w14:textId="74934EB1" w:rsidR="000403AE" w:rsidRPr="00731442" w:rsidRDefault="00884E73" w:rsidP="00884E73">
            <w:pPr>
              <w:jc w:val="center"/>
              <w:rPr>
                <w:rFonts w:ascii="Times New Roman" w:hAnsi="Times New Roman" w:cs="Times New Roman"/>
                <w:lang w:val="en-MY"/>
              </w:rPr>
            </w:pPr>
            <w:r w:rsidRPr="00731442">
              <w:rPr>
                <w:rFonts w:ascii="Times New Roman" w:hAnsi="Times New Roman" w:cs="Times New Roman"/>
                <w:lang w:val="en-MY"/>
              </w:rPr>
              <w:t>Code</w:t>
            </w:r>
          </w:p>
        </w:tc>
      </w:tr>
      <w:tr w:rsidR="0056631F" w:rsidRPr="00731442" w14:paraId="4472CBA9" w14:textId="77777777" w:rsidTr="000403AE">
        <w:tc>
          <w:tcPr>
            <w:tcW w:w="4675" w:type="dxa"/>
          </w:tcPr>
          <w:p w14:paraId="345D16BA" w14:textId="081E111A" w:rsidR="0056631F" w:rsidRPr="00731442" w:rsidRDefault="0056631F" w:rsidP="000403AE">
            <w:pPr>
              <w:rPr>
                <w:rFonts w:ascii="Times New Roman" w:hAnsi="Times New Roman" w:cs="Times New Roman"/>
                <w:lang w:val="en-MY"/>
              </w:rPr>
            </w:pPr>
            <w:r w:rsidRPr="00731442">
              <w:rPr>
                <w:rFonts w:ascii="Times New Roman" w:hAnsi="Times New Roman" w:cs="Times New Roman"/>
                <w:lang w:val="en-MY"/>
              </w:rPr>
              <w:t>Change Password</w:t>
            </w:r>
          </w:p>
        </w:tc>
        <w:tc>
          <w:tcPr>
            <w:tcW w:w="4675" w:type="dxa"/>
          </w:tcPr>
          <w:p w14:paraId="723DB5C2" w14:textId="380A9078" w:rsidR="0056631F" w:rsidRPr="00731442" w:rsidRDefault="0056631F" w:rsidP="00884E73">
            <w:pPr>
              <w:jc w:val="center"/>
              <w:rPr>
                <w:rFonts w:ascii="Times New Roman" w:hAnsi="Times New Roman" w:cs="Times New Roman"/>
                <w:lang w:val="en-MY"/>
              </w:rPr>
            </w:pPr>
            <w:r w:rsidRPr="00731442">
              <w:rPr>
                <w:rFonts w:ascii="Times New Roman" w:hAnsi="Times New Roman" w:cs="Times New Roman"/>
                <w:lang w:val="en-MY"/>
              </w:rPr>
              <w:t>UC1</w:t>
            </w:r>
          </w:p>
        </w:tc>
      </w:tr>
      <w:tr w:rsidR="0056631F" w:rsidRPr="00731442" w14:paraId="214FC84F" w14:textId="77777777" w:rsidTr="000403AE">
        <w:tc>
          <w:tcPr>
            <w:tcW w:w="4675" w:type="dxa"/>
          </w:tcPr>
          <w:p w14:paraId="02FBF9BA" w14:textId="6BBB42F5" w:rsidR="0056631F" w:rsidRPr="00731442" w:rsidRDefault="0056631F" w:rsidP="000403AE">
            <w:pPr>
              <w:rPr>
                <w:rFonts w:ascii="Times New Roman" w:hAnsi="Times New Roman" w:cs="Times New Roman"/>
                <w:lang w:val="en-MY"/>
              </w:rPr>
            </w:pPr>
            <w:r w:rsidRPr="00731442">
              <w:rPr>
                <w:rFonts w:ascii="Times New Roman" w:hAnsi="Times New Roman" w:cs="Times New Roman"/>
                <w:lang w:val="en-MY"/>
              </w:rPr>
              <w:t>Update Student Profile</w:t>
            </w:r>
          </w:p>
        </w:tc>
        <w:tc>
          <w:tcPr>
            <w:tcW w:w="4675" w:type="dxa"/>
          </w:tcPr>
          <w:p w14:paraId="17A7F431" w14:textId="43FA56F9" w:rsidR="0056631F" w:rsidRPr="00731442" w:rsidRDefault="0056631F" w:rsidP="00884E73">
            <w:pPr>
              <w:jc w:val="center"/>
              <w:rPr>
                <w:rFonts w:ascii="Times New Roman" w:hAnsi="Times New Roman" w:cs="Times New Roman"/>
                <w:lang w:val="en-MY"/>
              </w:rPr>
            </w:pPr>
            <w:r w:rsidRPr="00731442">
              <w:rPr>
                <w:rFonts w:ascii="Times New Roman" w:hAnsi="Times New Roman" w:cs="Times New Roman"/>
                <w:lang w:val="en-MY"/>
              </w:rPr>
              <w:t>UC2</w:t>
            </w:r>
          </w:p>
        </w:tc>
      </w:tr>
      <w:tr w:rsidR="0056631F" w:rsidRPr="00731442" w14:paraId="1531C026" w14:textId="77777777" w:rsidTr="000403AE">
        <w:tc>
          <w:tcPr>
            <w:tcW w:w="4675" w:type="dxa"/>
          </w:tcPr>
          <w:p w14:paraId="0CC43447" w14:textId="6F11DAEE" w:rsidR="0056631F" w:rsidRPr="00731442" w:rsidRDefault="0056631F" w:rsidP="000403AE">
            <w:pPr>
              <w:rPr>
                <w:rFonts w:ascii="Times New Roman" w:hAnsi="Times New Roman" w:cs="Times New Roman"/>
                <w:lang w:val="en-MY"/>
              </w:rPr>
            </w:pPr>
            <w:r w:rsidRPr="00731442">
              <w:rPr>
                <w:rFonts w:ascii="Times New Roman" w:hAnsi="Times New Roman" w:cs="Times New Roman"/>
                <w:lang w:val="en-MY"/>
              </w:rPr>
              <w:t>View Student Profile</w:t>
            </w:r>
          </w:p>
        </w:tc>
        <w:tc>
          <w:tcPr>
            <w:tcW w:w="4675" w:type="dxa"/>
          </w:tcPr>
          <w:p w14:paraId="5E163666" w14:textId="49232295" w:rsidR="0056631F" w:rsidRPr="00731442" w:rsidRDefault="0056631F" w:rsidP="00884E73">
            <w:pPr>
              <w:jc w:val="center"/>
              <w:rPr>
                <w:rFonts w:ascii="Times New Roman" w:hAnsi="Times New Roman" w:cs="Times New Roman"/>
                <w:lang w:val="en-MY"/>
              </w:rPr>
            </w:pPr>
            <w:r w:rsidRPr="00731442">
              <w:rPr>
                <w:rFonts w:ascii="Times New Roman" w:hAnsi="Times New Roman" w:cs="Times New Roman"/>
                <w:lang w:val="en-MY"/>
              </w:rPr>
              <w:t>UC3</w:t>
            </w:r>
          </w:p>
        </w:tc>
      </w:tr>
      <w:tr w:rsidR="0056631F" w:rsidRPr="00731442" w14:paraId="369CC60C" w14:textId="77777777" w:rsidTr="000403AE">
        <w:tc>
          <w:tcPr>
            <w:tcW w:w="4675" w:type="dxa"/>
          </w:tcPr>
          <w:p w14:paraId="30A52428" w14:textId="1734BBA6" w:rsidR="0056631F" w:rsidRPr="00731442" w:rsidRDefault="0056631F" w:rsidP="000403AE">
            <w:pPr>
              <w:rPr>
                <w:rFonts w:ascii="Times New Roman" w:hAnsi="Times New Roman" w:cs="Times New Roman"/>
                <w:lang w:val="en-MY"/>
              </w:rPr>
            </w:pPr>
            <w:r w:rsidRPr="00731442">
              <w:rPr>
                <w:rFonts w:ascii="Times New Roman" w:hAnsi="Times New Roman" w:cs="Times New Roman"/>
                <w:lang w:val="en-MY"/>
              </w:rPr>
              <w:t>View Registered Course</w:t>
            </w:r>
          </w:p>
        </w:tc>
        <w:tc>
          <w:tcPr>
            <w:tcW w:w="4675" w:type="dxa"/>
          </w:tcPr>
          <w:p w14:paraId="4A68EEC5" w14:textId="6C9BACA4" w:rsidR="0056631F" w:rsidRPr="00731442" w:rsidRDefault="0056631F" w:rsidP="00884E73">
            <w:pPr>
              <w:jc w:val="center"/>
              <w:rPr>
                <w:rFonts w:ascii="Times New Roman" w:hAnsi="Times New Roman" w:cs="Times New Roman"/>
                <w:lang w:val="en-MY"/>
              </w:rPr>
            </w:pPr>
            <w:r w:rsidRPr="00731442">
              <w:rPr>
                <w:rFonts w:ascii="Times New Roman" w:hAnsi="Times New Roman" w:cs="Times New Roman"/>
                <w:lang w:val="en-MY"/>
              </w:rPr>
              <w:t>UC4</w:t>
            </w:r>
          </w:p>
        </w:tc>
      </w:tr>
    </w:tbl>
    <w:p w14:paraId="341D7DB3" w14:textId="77777777" w:rsidR="00884E73" w:rsidRPr="00731442" w:rsidRDefault="00884E73" w:rsidP="00C46042">
      <w:pPr>
        <w:rPr>
          <w:rFonts w:ascii="Times New Roman" w:hAnsi="Times New Roman" w:cs="Times New Roman"/>
          <w:lang w:val="en-MY"/>
        </w:rPr>
      </w:pPr>
    </w:p>
    <w:p w14:paraId="548996C0" w14:textId="3B3D2767" w:rsidR="000403AE" w:rsidRPr="00731442" w:rsidRDefault="000403AE" w:rsidP="00954164">
      <w:pPr>
        <w:jc w:val="center"/>
        <w:rPr>
          <w:rFonts w:ascii="Times New Roman" w:hAnsi="Times New Roman" w:cs="Times New Roman"/>
          <w:lang w:val="en-MY"/>
        </w:rPr>
      </w:pPr>
      <w:r w:rsidRPr="00731442">
        <w:rPr>
          <w:rFonts w:ascii="Times New Roman" w:hAnsi="Times New Roman" w:cs="Times New Roman"/>
          <w:lang w:val="en-MY"/>
        </w:rPr>
        <w:t>Table</w:t>
      </w:r>
      <w:r w:rsidR="00954164" w:rsidRPr="00731442">
        <w:rPr>
          <w:rFonts w:ascii="Times New Roman" w:hAnsi="Times New Roman" w:cs="Times New Roman"/>
          <w:lang w:val="en-MY"/>
        </w:rPr>
        <w:t xml:space="preserve"> x</w:t>
      </w:r>
      <w:r w:rsidR="00884E73" w:rsidRPr="00731442">
        <w:rPr>
          <w:rFonts w:ascii="Times New Roman" w:hAnsi="Times New Roman" w:cs="Times New Roman"/>
          <w:lang w:val="en-MY"/>
        </w:rPr>
        <w:t>: Use Case Code Mapping</w:t>
      </w:r>
    </w:p>
    <w:p w14:paraId="2EEECB30" w14:textId="2ADD961A" w:rsidR="000403AE" w:rsidRPr="00731442" w:rsidRDefault="0056631F" w:rsidP="000403AE">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11E2175A" wp14:editId="11D42A7B">
            <wp:extent cx="3448050" cy="3590925"/>
            <wp:effectExtent l="0" t="0" r="0" b="9525"/>
            <wp:docPr id="2143770587" name="Picture 3" descr="A diagram of a student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0587" name="Picture 3" descr="A diagram of a student profil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48050" cy="3590925"/>
                    </a:xfrm>
                    <a:prstGeom prst="rect">
                      <a:avLst/>
                    </a:prstGeom>
                    <a:noFill/>
                    <a:ln>
                      <a:noFill/>
                    </a:ln>
                  </pic:spPr>
                </pic:pic>
              </a:graphicData>
            </a:graphic>
          </wp:inline>
        </w:drawing>
      </w:r>
    </w:p>
    <w:p w14:paraId="13CC4623" w14:textId="0F3A57ED" w:rsidR="000403AE" w:rsidRPr="00731442" w:rsidRDefault="000403AE" w:rsidP="000403AE">
      <w:pPr>
        <w:jc w:val="center"/>
        <w:rPr>
          <w:rFonts w:ascii="Times New Roman" w:hAnsi="Times New Roman" w:cs="Times New Roman"/>
          <w:lang w:val="en-MY"/>
        </w:rPr>
      </w:pPr>
      <w:r w:rsidRPr="00731442">
        <w:rPr>
          <w:rFonts w:ascii="Times New Roman" w:hAnsi="Times New Roman" w:cs="Times New Roman"/>
          <w:lang w:val="en-MY"/>
        </w:rPr>
        <w:t>Figure</w:t>
      </w:r>
      <w:r w:rsidR="00954164" w:rsidRPr="00731442">
        <w:rPr>
          <w:rFonts w:ascii="Times New Roman" w:hAnsi="Times New Roman" w:cs="Times New Roman"/>
          <w:lang w:val="en-MY"/>
        </w:rPr>
        <w:t xml:space="preserve"> x</w:t>
      </w:r>
      <w:r w:rsidR="00884E73" w:rsidRPr="00731442">
        <w:rPr>
          <w:rFonts w:ascii="Times New Roman" w:hAnsi="Times New Roman" w:cs="Times New Roman"/>
          <w:lang w:val="en-MY"/>
        </w:rPr>
        <w:t>: Use Case Diagram of Course Registration System (Student Profile Management Module)</w:t>
      </w:r>
    </w:p>
    <w:p w14:paraId="26FFA7D1" w14:textId="77777777" w:rsidR="000403AE" w:rsidRPr="00731442" w:rsidRDefault="000403AE" w:rsidP="000403AE">
      <w:pPr>
        <w:rPr>
          <w:rFonts w:ascii="Times New Roman" w:hAnsi="Times New Roman" w:cs="Times New Roman"/>
          <w:lang w:val="en-MY"/>
        </w:rPr>
      </w:pPr>
    </w:p>
    <w:p w14:paraId="7E8BAFA6" w14:textId="4431474A" w:rsidR="000403AE" w:rsidRPr="00731442" w:rsidRDefault="000403AE" w:rsidP="00344593">
      <w:pPr>
        <w:jc w:val="both"/>
        <w:rPr>
          <w:rFonts w:ascii="Times New Roman" w:hAnsi="Times New Roman" w:cs="Times New Roman"/>
          <w:lang w:val="en-MY"/>
        </w:rPr>
      </w:pPr>
      <w:r w:rsidRPr="00731442">
        <w:rPr>
          <w:rFonts w:ascii="Times New Roman" w:hAnsi="Times New Roman" w:cs="Times New Roman"/>
          <w:lang w:val="en-MY"/>
        </w:rPr>
        <w:t>Student is able to Change Password UC</w:t>
      </w:r>
      <w:r w:rsidR="0056631F" w:rsidRPr="00731442">
        <w:rPr>
          <w:rFonts w:ascii="Times New Roman" w:hAnsi="Times New Roman" w:cs="Times New Roman"/>
          <w:lang w:val="en-MY"/>
        </w:rPr>
        <w:t>1</w:t>
      </w:r>
      <w:r w:rsidRPr="00731442">
        <w:rPr>
          <w:rFonts w:ascii="Times New Roman" w:hAnsi="Times New Roman" w:cs="Times New Roman"/>
          <w:lang w:val="en-MY"/>
        </w:rPr>
        <w:t>), Update Student Profile (UC</w:t>
      </w:r>
      <w:r w:rsidR="0056631F" w:rsidRPr="00731442">
        <w:rPr>
          <w:rFonts w:ascii="Times New Roman" w:hAnsi="Times New Roman" w:cs="Times New Roman"/>
          <w:lang w:val="en-MY"/>
        </w:rPr>
        <w:t>2</w:t>
      </w:r>
      <w:r w:rsidRPr="00731442">
        <w:rPr>
          <w:rFonts w:ascii="Times New Roman" w:hAnsi="Times New Roman" w:cs="Times New Roman"/>
          <w:lang w:val="en-MY"/>
        </w:rPr>
        <w:t>) and View Student Profile (UC</w:t>
      </w:r>
      <w:r w:rsidR="0056631F" w:rsidRPr="00731442">
        <w:rPr>
          <w:rFonts w:ascii="Times New Roman" w:hAnsi="Times New Roman" w:cs="Times New Roman"/>
          <w:lang w:val="en-MY"/>
        </w:rPr>
        <w:t>3</w:t>
      </w:r>
      <w:r w:rsidR="00344593" w:rsidRPr="00731442">
        <w:rPr>
          <w:rFonts w:ascii="Times New Roman" w:hAnsi="Times New Roman" w:cs="Times New Roman"/>
          <w:lang w:val="en-MY"/>
        </w:rPr>
        <w:t>)</w:t>
      </w:r>
      <w:r w:rsidR="0056631F" w:rsidRPr="00731442">
        <w:rPr>
          <w:rFonts w:ascii="Times New Roman" w:hAnsi="Times New Roman" w:cs="Times New Roman"/>
          <w:lang w:val="en-MY"/>
        </w:rPr>
        <w:t xml:space="preserve"> and View Registered Course (UC4)</w:t>
      </w:r>
      <w:r w:rsidR="00344593" w:rsidRPr="00731442">
        <w:rPr>
          <w:rFonts w:ascii="Times New Roman" w:hAnsi="Times New Roman" w:cs="Times New Roman"/>
          <w:lang w:val="en-MY"/>
        </w:rPr>
        <w:t>. UC</w:t>
      </w:r>
      <w:r w:rsidR="0056631F" w:rsidRPr="00731442">
        <w:rPr>
          <w:rFonts w:ascii="Times New Roman" w:hAnsi="Times New Roman" w:cs="Times New Roman"/>
          <w:lang w:val="en-MY"/>
        </w:rPr>
        <w:t>3</w:t>
      </w:r>
      <w:r w:rsidR="00344593" w:rsidRPr="00731442">
        <w:rPr>
          <w:rFonts w:ascii="Times New Roman" w:hAnsi="Times New Roman" w:cs="Times New Roman"/>
          <w:lang w:val="en-MY"/>
        </w:rPr>
        <w:t xml:space="preserve"> </w:t>
      </w:r>
      <w:r w:rsidRPr="00731442">
        <w:rPr>
          <w:rFonts w:ascii="Times New Roman" w:hAnsi="Times New Roman" w:cs="Times New Roman"/>
          <w:lang w:val="en-MY"/>
        </w:rPr>
        <w:t xml:space="preserve">is the main component of the diagram as other use cases includes it to </w:t>
      </w:r>
      <w:r w:rsidR="00344593" w:rsidRPr="00731442">
        <w:rPr>
          <w:rFonts w:ascii="Times New Roman" w:hAnsi="Times New Roman" w:cs="Times New Roman"/>
          <w:lang w:val="en-MY"/>
        </w:rPr>
        <w:t xml:space="preserve">complete its own thus the </w:t>
      </w:r>
      <w:r w:rsidR="00344593" w:rsidRPr="00731442">
        <w:rPr>
          <w:rFonts w:ascii="Times New Roman" w:hAnsi="Times New Roman" w:cs="Times New Roman"/>
          <w:i/>
          <w:iCs/>
          <w:lang w:val="en-MY"/>
        </w:rPr>
        <w:t>“&lt;&lt;include&gt;&gt;”</w:t>
      </w:r>
      <w:r w:rsidR="00344593" w:rsidRPr="00731442">
        <w:rPr>
          <w:rFonts w:ascii="Times New Roman" w:hAnsi="Times New Roman" w:cs="Times New Roman"/>
          <w:lang w:val="en-MY"/>
        </w:rPr>
        <w:t xml:space="preserve"> notation. Other than that UC2 is extended from UC3 meaning that use case is optional UC3 is executed. </w:t>
      </w:r>
    </w:p>
    <w:p w14:paraId="2DD431EC" w14:textId="77777777" w:rsidR="002E0F95" w:rsidRPr="00731442" w:rsidRDefault="002E0F95">
      <w:pPr>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lang w:val="en-MY"/>
        </w:rPr>
        <w:br w:type="page"/>
      </w:r>
    </w:p>
    <w:p w14:paraId="34F2436B" w14:textId="54647B1F" w:rsidR="00601C67" w:rsidRPr="00731442" w:rsidRDefault="00601C67" w:rsidP="00601C67">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lastRenderedPageBreak/>
        <w:t>4.8.7.1 USE CASE DESCRIPTION</w:t>
      </w:r>
    </w:p>
    <w:p w14:paraId="452BE82D" w14:textId="77777777" w:rsidR="003975BF" w:rsidRPr="00731442" w:rsidRDefault="003975BF" w:rsidP="003975BF">
      <w:pPr>
        <w:rPr>
          <w:rFonts w:ascii="Times New Roman" w:hAnsi="Times New Roman" w:cs="Times New Roman"/>
          <w:lang w:val="en-MY"/>
        </w:rPr>
      </w:pPr>
    </w:p>
    <w:tbl>
      <w:tblPr>
        <w:tblStyle w:val="TableGrid"/>
        <w:tblW w:w="0" w:type="auto"/>
        <w:tblLook w:val="04A0" w:firstRow="1" w:lastRow="0" w:firstColumn="1" w:lastColumn="0" w:noHBand="0" w:noVBand="1"/>
      </w:tblPr>
      <w:tblGrid>
        <w:gridCol w:w="1980"/>
        <w:gridCol w:w="7370"/>
      </w:tblGrid>
      <w:tr w:rsidR="003975BF" w:rsidRPr="00731442" w14:paraId="569CD027" w14:textId="77777777" w:rsidTr="003975BF">
        <w:tc>
          <w:tcPr>
            <w:tcW w:w="1980" w:type="dxa"/>
          </w:tcPr>
          <w:p w14:paraId="06E1C157" w14:textId="0533B8B9"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Use Case Name</w:t>
            </w:r>
          </w:p>
        </w:tc>
        <w:tc>
          <w:tcPr>
            <w:tcW w:w="7370" w:type="dxa"/>
          </w:tcPr>
          <w:p w14:paraId="1DC2D61D" w14:textId="175860D5" w:rsidR="003975BF" w:rsidRPr="00731442" w:rsidRDefault="003975BF" w:rsidP="003975BF">
            <w:pPr>
              <w:tabs>
                <w:tab w:val="left" w:pos="2065"/>
              </w:tabs>
              <w:rPr>
                <w:rFonts w:ascii="Times New Roman" w:hAnsi="Times New Roman" w:cs="Times New Roman"/>
                <w:lang w:val="en-MY"/>
              </w:rPr>
            </w:pPr>
            <w:r w:rsidRPr="00731442">
              <w:rPr>
                <w:rFonts w:ascii="Times New Roman" w:hAnsi="Times New Roman" w:cs="Times New Roman"/>
              </w:rPr>
              <w:t>Change Password</w:t>
            </w:r>
            <w:r w:rsidR="00954164" w:rsidRPr="00731442">
              <w:rPr>
                <w:rFonts w:ascii="Times New Roman" w:hAnsi="Times New Roman" w:cs="Times New Roman"/>
              </w:rPr>
              <w:t xml:space="preserve"> (UC1)</w:t>
            </w:r>
            <w:r w:rsidRPr="00731442">
              <w:rPr>
                <w:rFonts w:ascii="Times New Roman" w:hAnsi="Times New Roman" w:cs="Times New Roman"/>
                <w:lang w:val="en-MY"/>
              </w:rPr>
              <w:tab/>
            </w:r>
          </w:p>
        </w:tc>
      </w:tr>
      <w:tr w:rsidR="003975BF" w:rsidRPr="00731442" w14:paraId="37FA3649" w14:textId="77777777" w:rsidTr="003975BF">
        <w:tc>
          <w:tcPr>
            <w:tcW w:w="1980" w:type="dxa"/>
          </w:tcPr>
          <w:p w14:paraId="58EA5C28" w14:textId="79DC9E98"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Primary Actor</w:t>
            </w:r>
          </w:p>
        </w:tc>
        <w:tc>
          <w:tcPr>
            <w:tcW w:w="7370" w:type="dxa"/>
          </w:tcPr>
          <w:p w14:paraId="31DE4B44" w14:textId="7933F2BE"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Student</w:t>
            </w:r>
          </w:p>
        </w:tc>
      </w:tr>
      <w:tr w:rsidR="003975BF" w:rsidRPr="00731442" w14:paraId="4979BF34" w14:textId="77777777" w:rsidTr="003975BF">
        <w:tc>
          <w:tcPr>
            <w:tcW w:w="1980" w:type="dxa"/>
          </w:tcPr>
          <w:p w14:paraId="15016C68" w14:textId="2F80D061"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Goal</w:t>
            </w:r>
          </w:p>
        </w:tc>
        <w:tc>
          <w:tcPr>
            <w:tcW w:w="7370" w:type="dxa"/>
          </w:tcPr>
          <w:p w14:paraId="72A89C1B" w14:textId="34F93A17" w:rsidR="003975BF" w:rsidRPr="00731442" w:rsidRDefault="003975BF" w:rsidP="00C67F95">
            <w:pPr>
              <w:rPr>
                <w:rFonts w:ascii="Times New Roman" w:hAnsi="Times New Roman" w:cs="Times New Roman"/>
                <w:lang w:val="en-MY"/>
              </w:rPr>
            </w:pPr>
            <w:r w:rsidRPr="00731442">
              <w:rPr>
                <w:rFonts w:ascii="Times New Roman" w:hAnsi="Times New Roman" w:cs="Times New Roman"/>
              </w:rPr>
              <w:t>Allow a student to securely change their login password.</w:t>
            </w:r>
          </w:p>
        </w:tc>
      </w:tr>
      <w:tr w:rsidR="003975BF" w:rsidRPr="00731442" w14:paraId="56ADA904" w14:textId="77777777" w:rsidTr="003975BF">
        <w:tc>
          <w:tcPr>
            <w:tcW w:w="1980" w:type="dxa"/>
          </w:tcPr>
          <w:p w14:paraId="5EA9106B" w14:textId="2D14B750"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Preconditions</w:t>
            </w:r>
          </w:p>
        </w:tc>
        <w:tc>
          <w:tcPr>
            <w:tcW w:w="7370" w:type="dxa"/>
          </w:tcPr>
          <w:p w14:paraId="16E7D39B" w14:textId="4B3DEECD" w:rsidR="003975BF" w:rsidRPr="00731442" w:rsidRDefault="003975BF" w:rsidP="003975BF">
            <w:pPr>
              <w:tabs>
                <w:tab w:val="left" w:pos="1019"/>
              </w:tabs>
              <w:rPr>
                <w:rFonts w:ascii="Times New Roman" w:hAnsi="Times New Roman" w:cs="Times New Roman"/>
                <w:lang w:val="en-MY"/>
              </w:rPr>
            </w:pPr>
            <w:r w:rsidRPr="00731442">
              <w:rPr>
                <w:rFonts w:ascii="Times New Roman" w:hAnsi="Times New Roman" w:cs="Times New Roman"/>
              </w:rPr>
              <w:t>Actor is logged in, profile exists and current password is known.</w:t>
            </w:r>
          </w:p>
        </w:tc>
      </w:tr>
      <w:tr w:rsidR="00FF71D3" w:rsidRPr="00731442" w14:paraId="6F365A7D" w14:textId="77777777" w:rsidTr="003975BF">
        <w:tc>
          <w:tcPr>
            <w:tcW w:w="1980" w:type="dxa"/>
          </w:tcPr>
          <w:p w14:paraId="012943D4" w14:textId="4765B34D" w:rsidR="00FF71D3" w:rsidRPr="00731442" w:rsidRDefault="003975BF">
            <w:pPr>
              <w:rPr>
                <w:rFonts w:ascii="Times New Roman" w:eastAsia="Times New Roman" w:hAnsi="Times New Roman" w:cs="Times New Roman"/>
                <w:lang w:val="en-MY"/>
              </w:rPr>
            </w:pPr>
            <w:r w:rsidRPr="00731442">
              <w:rPr>
                <w:rFonts w:ascii="Times New Roman" w:eastAsia="Times New Roman" w:hAnsi="Times New Roman" w:cs="Times New Roman"/>
                <w:lang w:val="en-MY"/>
              </w:rPr>
              <w:t>Main Flow</w:t>
            </w:r>
          </w:p>
        </w:tc>
        <w:tc>
          <w:tcPr>
            <w:tcW w:w="7370" w:type="dxa"/>
          </w:tcPr>
          <w:p w14:paraId="263FF385" w14:textId="602164A9"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1. Student selects “Change Password”.</w:t>
            </w:r>
          </w:p>
          <w:p w14:paraId="7E6DFEAB" w14:textId="77777777"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2. System prompts for current password.</w:t>
            </w:r>
          </w:p>
          <w:p w14:paraId="5CCFDFA7" w14:textId="67461015"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3. Student enters current password and new password.</w:t>
            </w:r>
          </w:p>
          <w:p w14:paraId="2DC3FB7C" w14:textId="77777777"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4. System validates and updates password.</w:t>
            </w:r>
          </w:p>
          <w:p w14:paraId="271BC3E1" w14:textId="52939A83" w:rsidR="00FF71D3"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5. System confirms success.</w:t>
            </w:r>
          </w:p>
        </w:tc>
      </w:tr>
      <w:tr w:rsidR="003975BF" w:rsidRPr="00731442" w14:paraId="43BE9478" w14:textId="77777777" w:rsidTr="003975BF">
        <w:tc>
          <w:tcPr>
            <w:tcW w:w="1980" w:type="dxa"/>
          </w:tcPr>
          <w:p w14:paraId="5837E40C" w14:textId="028285A6" w:rsidR="003975BF" w:rsidRPr="00731442" w:rsidRDefault="003975BF">
            <w:pPr>
              <w:rPr>
                <w:rFonts w:ascii="Times New Roman" w:eastAsia="Times New Roman" w:hAnsi="Times New Roman" w:cs="Times New Roman"/>
                <w:lang w:val="en-MY"/>
              </w:rPr>
            </w:pPr>
            <w:r w:rsidRPr="00731442">
              <w:rPr>
                <w:rFonts w:ascii="Times New Roman" w:eastAsia="Times New Roman" w:hAnsi="Times New Roman" w:cs="Times New Roman"/>
                <w:lang w:val="en-MY"/>
              </w:rPr>
              <w:t>Alternative Flow</w:t>
            </w:r>
          </w:p>
        </w:tc>
        <w:tc>
          <w:tcPr>
            <w:tcW w:w="73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75BF" w:rsidRPr="003975BF" w14:paraId="275C0A61" w14:textId="77777777">
              <w:trPr>
                <w:tblCellSpacing w:w="15" w:type="dxa"/>
              </w:trPr>
              <w:tc>
                <w:tcPr>
                  <w:tcW w:w="0" w:type="auto"/>
                  <w:vAlign w:val="center"/>
                  <w:hideMark/>
                </w:tcPr>
                <w:p w14:paraId="28462DE9" w14:textId="77777777" w:rsidR="003975BF" w:rsidRPr="003975BF" w:rsidRDefault="003975BF" w:rsidP="003975BF">
                  <w:pPr>
                    <w:spacing w:after="0" w:line="240" w:lineRule="auto"/>
                    <w:rPr>
                      <w:rFonts w:ascii="Times New Roman" w:eastAsia="Times New Roman" w:hAnsi="Times New Roman" w:cs="Times New Roman"/>
                      <w:lang w:val="en-MY"/>
                    </w:rPr>
                  </w:pPr>
                </w:p>
              </w:tc>
            </w:tr>
          </w:tbl>
          <w:p w14:paraId="1106F0B3" w14:textId="77777777" w:rsidR="003975BF" w:rsidRPr="003975BF" w:rsidRDefault="003975BF" w:rsidP="003975BF">
            <w:pPr>
              <w:rPr>
                <w:rFonts w:ascii="Times New Roman" w:eastAsia="Times New Roman" w:hAnsi="Times New Roman" w:cs="Times New Roman"/>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5"/>
            </w:tblGrid>
            <w:tr w:rsidR="003975BF" w:rsidRPr="003975BF" w14:paraId="6632CB51" w14:textId="77777777">
              <w:trPr>
                <w:tblCellSpacing w:w="15" w:type="dxa"/>
              </w:trPr>
              <w:tc>
                <w:tcPr>
                  <w:tcW w:w="0" w:type="auto"/>
                  <w:vAlign w:val="center"/>
                  <w:hideMark/>
                </w:tcPr>
                <w:p w14:paraId="524CC51D" w14:textId="77777777" w:rsidR="003975BF" w:rsidRPr="003975BF" w:rsidRDefault="003975BF" w:rsidP="003975BF">
                  <w:pPr>
                    <w:spacing w:after="0" w:line="240" w:lineRule="auto"/>
                    <w:rPr>
                      <w:rFonts w:ascii="Times New Roman" w:eastAsia="Times New Roman" w:hAnsi="Times New Roman" w:cs="Times New Roman"/>
                      <w:lang w:val="en-MY"/>
                    </w:rPr>
                  </w:pPr>
                  <w:r w:rsidRPr="003975BF">
                    <w:rPr>
                      <w:rFonts w:ascii="Times New Roman" w:eastAsia="Times New Roman" w:hAnsi="Times New Roman" w:cs="Times New Roman"/>
                      <w:lang w:val="en-MY"/>
                    </w:rPr>
                    <w:t>2a. Incorrect current password → System displays error.</w:t>
                  </w:r>
                  <w:r w:rsidRPr="003975BF">
                    <w:rPr>
                      <w:rFonts w:ascii="Times New Roman" w:eastAsia="Times New Roman" w:hAnsi="Times New Roman" w:cs="Times New Roman"/>
                      <w:lang w:val="en-MY"/>
                    </w:rPr>
                    <w:br/>
                    <w:t>3a. Weak new password → System displays error and rejects change.</w:t>
                  </w:r>
                </w:p>
              </w:tc>
            </w:tr>
          </w:tbl>
          <w:p w14:paraId="7334982B" w14:textId="77777777" w:rsidR="003975BF" w:rsidRPr="00731442" w:rsidRDefault="003975BF">
            <w:pPr>
              <w:rPr>
                <w:rFonts w:ascii="Times New Roman" w:eastAsia="Times New Roman" w:hAnsi="Times New Roman" w:cs="Times New Roman"/>
                <w:lang w:val="en-MY"/>
              </w:rPr>
            </w:pPr>
          </w:p>
        </w:tc>
      </w:tr>
      <w:tr w:rsidR="003975BF" w:rsidRPr="00731442" w14:paraId="4717D7AF" w14:textId="77777777" w:rsidTr="003975BF">
        <w:tc>
          <w:tcPr>
            <w:tcW w:w="1980" w:type="dxa"/>
          </w:tcPr>
          <w:p w14:paraId="04C9F50E" w14:textId="1AFF18F5" w:rsidR="003975BF" w:rsidRPr="00731442" w:rsidRDefault="003975BF">
            <w:pPr>
              <w:rPr>
                <w:rFonts w:ascii="Times New Roman" w:eastAsia="Times New Roman" w:hAnsi="Times New Roman" w:cs="Times New Roman"/>
                <w:lang w:val="en-MY"/>
              </w:rPr>
            </w:pPr>
            <w:r w:rsidRPr="00731442">
              <w:rPr>
                <w:rFonts w:ascii="Times New Roman" w:eastAsia="Times New Roman" w:hAnsi="Times New Roman" w:cs="Times New Roman"/>
                <w:lang w:val="en-MY"/>
              </w:rPr>
              <w:t>Postconditions</w:t>
            </w:r>
          </w:p>
        </w:tc>
        <w:tc>
          <w:tcPr>
            <w:tcW w:w="7370" w:type="dxa"/>
          </w:tcPr>
          <w:p w14:paraId="52CABF40" w14:textId="0CE2C355" w:rsidR="003975BF" w:rsidRPr="00731442" w:rsidRDefault="003975BF" w:rsidP="003975BF">
            <w:pPr>
              <w:tabs>
                <w:tab w:val="left" w:pos="1291"/>
              </w:tabs>
              <w:rPr>
                <w:rFonts w:ascii="Times New Roman" w:eastAsia="Times New Roman" w:hAnsi="Times New Roman" w:cs="Times New Roman"/>
                <w:lang w:val="en-MY"/>
              </w:rPr>
            </w:pPr>
            <w:r w:rsidRPr="00731442">
              <w:rPr>
                <w:rFonts w:ascii="Times New Roman" w:eastAsia="Times New Roman" w:hAnsi="Times New Roman" w:cs="Times New Roman"/>
              </w:rPr>
              <w:t>Password is updated and student can use the new password for login.</w:t>
            </w:r>
          </w:p>
        </w:tc>
      </w:tr>
    </w:tbl>
    <w:p w14:paraId="56E309B6" w14:textId="02C9F196" w:rsidR="002E0F95" w:rsidRPr="00731442" w:rsidRDefault="002E0F95">
      <w:pPr>
        <w:rPr>
          <w:rFonts w:ascii="Times New Roman" w:eastAsia="Times New Roman" w:hAnsi="Times New Roman" w:cs="Times New Roman"/>
          <w:b/>
          <w:bCs/>
          <w:lang w:val="en-MY"/>
        </w:rPr>
      </w:pPr>
    </w:p>
    <w:tbl>
      <w:tblPr>
        <w:tblStyle w:val="TableGrid"/>
        <w:tblW w:w="0" w:type="auto"/>
        <w:tblLook w:val="04A0" w:firstRow="1" w:lastRow="0" w:firstColumn="1" w:lastColumn="0" w:noHBand="0" w:noVBand="1"/>
      </w:tblPr>
      <w:tblGrid>
        <w:gridCol w:w="1980"/>
        <w:gridCol w:w="7370"/>
      </w:tblGrid>
      <w:tr w:rsidR="003975BF" w:rsidRPr="00731442" w14:paraId="1551EBC8" w14:textId="77777777" w:rsidTr="00C67F95">
        <w:tc>
          <w:tcPr>
            <w:tcW w:w="1980" w:type="dxa"/>
          </w:tcPr>
          <w:p w14:paraId="74096CB6" w14:textId="77777777"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Use Case Name</w:t>
            </w:r>
          </w:p>
        </w:tc>
        <w:tc>
          <w:tcPr>
            <w:tcW w:w="7370" w:type="dxa"/>
          </w:tcPr>
          <w:p w14:paraId="289C756F" w14:textId="7537A912" w:rsidR="003975BF" w:rsidRPr="00731442" w:rsidRDefault="003975BF" w:rsidP="00C67F95">
            <w:pPr>
              <w:tabs>
                <w:tab w:val="left" w:pos="2065"/>
              </w:tabs>
              <w:rPr>
                <w:rFonts w:ascii="Times New Roman" w:hAnsi="Times New Roman" w:cs="Times New Roman"/>
                <w:lang w:val="en-MY"/>
              </w:rPr>
            </w:pPr>
            <w:r w:rsidRPr="00731442">
              <w:rPr>
                <w:rFonts w:ascii="Times New Roman" w:hAnsi="Times New Roman" w:cs="Times New Roman"/>
              </w:rPr>
              <w:t>Update Student Profile</w:t>
            </w:r>
            <w:r w:rsidR="00A14558" w:rsidRPr="00731442">
              <w:rPr>
                <w:rFonts w:ascii="Times New Roman" w:hAnsi="Times New Roman" w:cs="Times New Roman"/>
              </w:rPr>
              <w:t xml:space="preserve"> </w:t>
            </w:r>
            <w:r w:rsidR="00954164" w:rsidRPr="00731442">
              <w:rPr>
                <w:rFonts w:ascii="Times New Roman" w:hAnsi="Times New Roman" w:cs="Times New Roman"/>
              </w:rPr>
              <w:t>(UC2)</w:t>
            </w:r>
            <w:r w:rsidRPr="00731442">
              <w:rPr>
                <w:rFonts w:ascii="Times New Roman" w:hAnsi="Times New Roman" w:cs="Times New Roman"/>
                <w:lang w:val="en-MY"/>
              </w:rPr>
              <w:tab/>
            </w:r>
          </w:p>
        </w:tc>
      </w:tr>
      <w:tr w:rsidR="003975BF" w:rsidRPr="00731442" w14:paraId="73054E61" w14:textId="77777777" w:rsidTr="00C67F95">
        <w:tc>
          <w:tcPr>
            <w:tcW w:w="1980" w:type="dxa"/>
          </w:tcPr>
          <w:p w14:paraId="02CF23F0" w14:textId="77777777"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Primary Actor</w:t>
            </w:r>
          </w:p>
        </w:tc>
        <w:tc>
          <w:tcPr>
            <w:tcW w:w="7370" w:type="dxa"/>
          </w:tcPr>
          <w:p w14:paraId="5FA25E37" w14:textId="77777777"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Student</w:t>
            </w:r>
          </w:p>
        </w:tc>
      </w:tr>
      <w:tr w:rsidR="003975BF" w:rsidRPr="00731442" w14:paraId="110179B1" w14:textId="77777777" w:rsidTr="00C67F95">
        <w:tc>
          <w:tcPr>
            <w:tcW w:w="1980" w:type="dxa"/>
          </w:tcPr>
          <w:p w14:paraId="2D9CCD62" w14:textId="77777777"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Goal</w:t>
            </w:r>
          </w:p>
        </w:tc>
        <w:tc>
          <w:tcPr>
            <w:tcW w:w="7370" w:type="dxa"/>
          </w:tcPr>
          <w:p w14:paraId="7380030A" w14:textId="5A340D3E" w:rsidR="003975BF" w:rsidRPr="00731442" w:rsidRDefault="003975BF" w:rsidP="00C67F95">
            <w:pPr>
              <w:rPr>
                <w:rFonts w:ascii="Times New Roman" w:hAnsi="Times New Roman" w:cs="Times New Roman"/>
                <w:lang w:val="en-MY"/>
              </w:rPr>
            </w:pPr>
            <w:r w:rsidRPr="00731442">
              <w:rPr>
                <w:rFonts w:ascii="Times New Roman" w:hAnsi="Times New Roman" w:cs="Times New Roman"/>
              </w:rPr>
              <w:t>Allow a student to update their profile.</w:t>
            </w:r>
          </w:p>
        </w:tc>
      </w:tr>
      <w:tr w:rsidR="003975BF" w:rsidRPr="00731442" w14:paraId="1D0552B0" w14:textId="77777777" w:rsidTr="00C67F95">
        <w:tc>
          <w:tcPr>
            <w:tcW w:w="1980" w:type="dxa"/>
          </w:tcPr>
          <w:p w14:paraId="00A633E0" w14:textId="77777777" w:rsidR="003975BF" w:rsidRPr="00731442" w:rsidRDefault="003975BF" w:rsidP="00C67F95">
            <w:pPr>
              <w:rPr>
                <w:rFonts w:ascii="Times New Roman" w:hAnsi="Times New Roman" w:cs="Times New Roman"/>
                <w:lang w:val="en-MY"/>
              </w:rPr>
            </w:pPr>
            <w:r w:rsidRPr="00731442">
              <w:rPr>
                <w:rFonts w:ascii="Times New Roman" w:hAnsi="Times New Roman" w:cs="Times New Roman"/>
                <w:lang w:val="en-MY"/>
              </w:rPr>
              <w:t>Preconditions</w:t>
            </w:r>
          </w:p>
        </w:tc>
        <w:tc>
          <w:tcPr>
            <w:tcW w:w="7370" w:type="dxa"/>
          </w:tcPr>
          <w:p w14:paraId="0320D12D" w14:textId="011F8B58" w:rsidR="003975BF" w:rsidRPr="00731442" w:rsidRDefault="00954164" w:rsidP="00C67F95">
            <w:pPr>
              <w:tabs>
                <w:tab w:val="left" w:pos="1019"/>
              </w:tabs>
              <w:rPr>
                <w:rFonts w:ascii="Times New Roman" w:hAnsi="Times New Roman" w:cs="Times New Roman"/>
                <w:lang w:val="en-MY"/>
              </w:rPr>
            </w:pPr>
            <w:r w:rsidRPr="00731442">
              <w:rPr>
                <w:rFonts w:ascii="Times New Roman" w:hAnsi="Times New Roman" w:cs="Times New Roman"/>
              </w:rPr>
              <w:t>Student</w:t>
            </w:r>
            <w:r w:rsidR="003975BF" w:rsidRPr="00731442">
              <w:rPr>
                <w:rFonts w:ascii="Times New Roman" w:hAnsi="Times New Roman" w:cs="Times New Roman"/>
              </w:rPr>
              <w:t xml:space="preserve"> is logged in, profile exist</w:t>
            </w:r>
            <w:r w:rsidRPr="00731442">
              <w:rPr>
                <w:rFonts w:ascii="Times New Roman" w:hAnsi="Times New Roman" w:cs="Times New Roman"/>
              </w:rPr>
              <w:t>s</w:t>
            </w:r>
            <w:r w:rsidR="003975BF" w:rsidRPr="00731442">
              <w:rPr>
                <w:rFonts w:ascii="Times New Roman" w:hAnsi="Times New Roman" w:cs="Times New Roman"/>
              </w:rPr>
              <w:t>.</w:t>
            </w:r>
          </w:p>
        </w:tc>
      </w:tr>
      <w:tr w:rsidR="003975BF" w:rsidRPr="00731442" w14:paraId="1C35E59C" w14:textId="77777777" w:rsidTr="00C67F95">
        <w:tc>
          <w:tcPr>
            <w:tcW w:w="1980" w:type="dxa"/>
          </w:tcPr>
          <w:p w14:paraId="7041F6C6" w14:textId="77777777" w:rsidR="003975BF" w:rsidRPr="00731442" w:rsidRDefault="003975BF"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Main Flow</w:t>
            </w:r>
          </w:p>
        </w:tc>
        <w:tc>
          <w:tcPr>
            <w:tcW w:w="7370" w:type="dxa"/>
          </w:tcPr>
          <w:p w14:paraId="15D80B4A" w14:textId="7058B932" w:rsidR="003975BF"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rPr>
              <w:t>1. Student views the profile.</w:t>
            </w:r>
            <w:r w:rsidRPr="00731442">
              <w:rPr>
                <w:rFonts w:ascii="Times New Roman" w:eastAsia="Times New Roman" w:hAnsi="Times New Roman" w:cs="Times New Roman"/>
              </w:rPr>
              <w:br/>
              <w:t>2. Student edits profile fields (name, program, year, etc.).</w:t>
            </w:r>
            <w:r w:rsidRPr="00731442">
              <w:rPr>
                <w:rFonts w:ascii="Times New Roman" w:eastAsia="Times New Roman" w:hAnsi="Times New Roman" w:cs="Times New Roman"/>
              </w:rPr>
              <w:br/>
              <w:t>3. Student saves changes.</w:t>
            </w:r>
            <w:r w:rsidRPr="00731442">
              <w:rPr>
                <w:rFonts w:ascii="Times New Roman" w:eastAsia="Times New Roman" w:hAnsi="Times New Roman" w:cs="Times New Roman"/>
              </w:rPr>
              <w:br/>
              <w:t>4. System validates and stores updated information.</w:t>
            </w:r>
            <w:r w:rsidRPr="00731442">
              <w:rPr>
                <w:rFonts w:ascii="Times New Roman" w:eastAsia="Times New Roman" w:hAnsi="Times New Roman" w:cs="Times New Roman"/>
              </w:rPr>
              <w:br/>
              <w:t>5. System displays confirmation.</w:t>
            </w:r>
          </w:p>
        </w:tc>
      </w:tr>
      <w:tr w:rsidR="003975BF" w:rsidRPr="00731442" w14:paraId="138E7111" w14:textId="77777777" w:rsidTr="00C67F95">
        <w:tc>
          <w:tcPr>
            <w:tcW w:w="1980" w:type="dxa"/>
          </w:tcPr>
          <w:p w14:paraId="5AB64F56" w14:textId="77777777" w:rsidR="003975BF" w:rsidRPr="00731442" w:rsidRDefault="003975BF"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Alternative Flow</w:t>
            </w:r>
          </w:p>
        </w:tc>
        <w:tc>
          <w:tcPr>
            <w:tcW w:w="73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75BF" w:rsidRPr="003975BF" w14:paraId="0AC026D8" w14:textId="77777777" w:rsidTr="00C67F95">
              <w:trPr>
                <w:tblCellSpacing w:w="15" w:type="dxa"/>
              </w:trPr>
              <w:tc>
                <w:tcPr>
                  <w:tcW w:w="0" w:type="auto"/>
                  <w:vAlign w:val="center"/>
                  <w:hideMark/>
                </w:tcPr>
                <w:p w14:paraId="1F0E82E4" w14:textId="77777777" w:rsidR="003975BF" w:rsidRPr="003975BF" w:rsidRDefault="003975BF" w:rsidP="00C67F95">
                  <w:pPr>
                    <w:spacing w:after="0" w:line="240" w:lineRule="auto"/>
                    <w:rPr>
                      <w:rFonts w:ascii="Times New Roman" w:eastAsia="Times New Roman" w:hAnsi="Times New Roman" w:cs="Times New Roman"/>
                      <w:lang w:val="en-MY"/>
                    </w:rPr>
                  </w:pPr>
                </w:p>
              </w:tc>
            </w:tr>
          </w:tbl>
          <w:p w14:paraId="089EE0EC" w14:textId="77777777" w:rsidR="003975BF" w:rsidRPr="003975BF" w:rsidRDefault="003975BF" w:rsidP="00C67F95">
            <w:pPr>
              <w:rPr>
                <w:rFonts w:ascii="Times New Roman" w:eastAsia="Times New Roman" w:hAnsi="Times New Roman" w:cs="Times New Roman"/>
                <w:vanish/>
                <w:lang w:val="en-MY"/>
              </w:rPr>
            </w:pPr>
          </w:p>
          <w:p w14:paraId="7248D197" w14:textId="342B7DC7"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2a. Invalid input and system displays error.</w:t>
            </w:r>
          </w:p>
          <w:p w14:paraId="3792BDF7" w14:textId="3414F352" w:rsidR="003975BF"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lang w:val="en-MY"/>
              </w:rPr>
              <w:t>2b. Student cancels and no changes are saved.</w:t>
            </w:r>
          </w:p>
        </w:tc>
      </w:tr>
      <w:tr w:rsidR="003975BF" w:rsidRPr="00731442" w14:paraId="20E00243" w14:textId="77777777" w:rsidTr="00C67F95">
        <w:tc>
          <w:tcPr>
            <w:tcW w:w="1980" w:type="dxa"/>
          </w:tcPr>
          <w:p w14:paraId="5A9465D3" w14:textId="77777777" w:rsidR="003975BF" w:rsidRPr="00731442" w:rsidRDefault="003975BF"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Postconditions</w:t>
            </w:r>
          </w:p>
        </w:tc>
        <w:tc>
          <w:tcPr>
            <w:tcW w:w="7370" w:type="dxa"/>
          </w:tcPr>
          <w:p w14:paraId="0A1348E4" w14:textId="5997A56F" w:rsidR="003975BF" w:rsidRPr="00731442" w:rsidRDefault="00954164" w:rsidP="00C67F95">
            <w:pPr>
              <w:tabs>
                <w:tab w:val="left" w:pos="1291"/>
              </w:tabs>
              <w:rPr>
                <w:rFonts w:ascii="Times New Roman" w:eastAsia="Times New Roman" w:hAnsi="Times New Roman" w:cs="Times New Roman"/>
                <w:lang w:val="en-MY"/>
              </w:rPr>
            </w:pPr>
            <w:r w:rsidRPr="00731442">
              <w:rPr>
                <w:rFonts w:ascii="Times New Roman" w:eastAsia="Times New Roman" w:hAnsi="Times New Roman" w:cs="Times New Roman"/>
              </w:rPr>
              <w:t>Student profile is updated in the system.</w:t>
            </w:r>
          </w:p>
        </w:tc>
      </w:tr>
    </w:tbl>
    <w:p w14:paraId="4411A590" w14:textId="77777777" w:rsidR="003975BF" w:rsidRPr="00731442" w:rsidRDefault="003975BF">
      <w:pPr>
        <w:rPr>
          <w:rFonts w:ascii="Times New Roman" w:eastAsia="Times New Roman" w:hAnsi="Times New Roman" w:cs="Times New Roman"/>
          <w:b/>
          <w:bCs/>
          <w:color w:val="0F4761" w:themeColor="accent1" w:themeShade="BF"/>
          <w:lang w:val="en-MY"/>
        </w:rPr>
      </w:pPr>
    </w:p>
    <w:tbl>
      <w:tblPr>
        <w:tblStyle w:val="TableGrid"/>
        <w:tblW w:w="0" w:type="auto"/>
        <w:tblLook w:val="04A0" w:firstRow="1" w:lastRow="0" w:firstColumn="1" w:lastColumn="0" w:noHBand="0" w:noVBand="1"/>
      </w:tblPr>
      <w:tblGrid>
        <w:gridCol w:w="1980"/>
        <w:gridCol w:w="7370"/>
      </w:tblGrid>
      <w:tr w:rsidR="00954164" w:rsidRPr="00731442" w14:paraId="1E35F23D" w14:textId="77777777" w:rsidTr="00C67F95">
        <w:tc>
          <w:tcPr>
            <w:tcW w:w="1980" w:type="dxa"/>
          </w:tcPr>
          <w:p w14:paraId="75D0CFCF"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Use Case Name</w:t>
            </w:r>
          </w:p>
        </w:tc>
        <w:tc>
          <w:tcPr>
            <w:tcW w:w="7370" w:type="dxa"/>
          </w:tcPr>
          <w:p w14:paraId="66C13C5F" w14:textId="42FF8C85" w:rsidR="00954164" w:rsidRPr="00731442" w:rsidRDefault="00954164" w:rsidP="00C67F95">
            <w:pPr>
              <w:tabs>
                <w:tab w:val="left" w:pos="2065"/>
              </w:tabs>
              <w:rPr>
                <w:rFonts w:ascii="Times New Roman" w:hAnsi="Times New Roman" w:cs="Times New Roman"/>
                <w:lang w:val="en-MY"/>
              </w:rPr>
            </w:pPr>
            <w:r w:rsidRPr="00731442">
              <w:rPr>
                <w:rFonts w:ascii="Times New Roman" w:hAnsi="Times New Roman" w:cs="Times New Roman"/>
              </w:rPr>
              <w:t>View Student Profile</w:t>
            </w:r>
            <w:r w:rsidRPr="00731442">
              <w:rPr>
                <w:rFonts w:ascii="Times New Roman" w:hAnsi="Times New Roman" w:cs="Times New Roman"/>
                <w:lang w:val="en-MY"/>
              </w:rPr>
              <w:tab/>
            </w:r>
            <w:r w:rsidR="00A14558" w:rsidRPr="00731442">
              <w:rPr>
                <w:rFonts w:ascii="Times New Roman" w:hAnsi="Times New Roman" w:cs="Times New Roman"/>
                <w:lang w:val="en-MY"/>
              </w:rPr>
              <w:t>(UC3)</w:t>
            </w:r>
          </w:p>
        </w:tc>
      </w:tr>
      <w:tr w:rsidR="00954164" w:rsidRPr="00731442" w14:paraId="09716259" w14:textId="77777777" w:rsidTr="00C67F95">
        <w:tc>
          <w:tcPr>
            <w:tcW w:w="1980" w:type="dxa"/>
          </w:tcPr>
          <w:p w14:paraId="169ACCF4"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Primary Actor</w:t>
            </w:r>
          </w:p>
        </w:tc>
        <w:tc>
          <w:tcPr>
            <w:tcW w:w="7370" w:type="dxa"/>
          </w:tcPr>
          <w:p w14:paraId="4BB5685C"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Student</w:t>
            </w:r>
          </w:p>
        </w:tc>
      </w:tr>
      <w:tr w:rsidR="00954164" w:rsidRPr="00731442" w14:paraId="24F063C8" w14:textId="77777777" w:rsidTr="00C67F95">
        <w:tc>
          <w:tcPr>
            <w:tcW w:w="1980" w:type="dxa"/>
          </w:tcPr>
          <w:p w14:paraId="5DD6AA66"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Goal</w:t>
            </w:r>
          </w:p>
        </w:tc>
        <w:tc>
          <w:tcPr>
            <w:tcW w:w="7370" w:type="dxa"/>
          </w:tcPr>
          <w:p w14:paraId="0F54027E" w14:textId="7A05F83B" w:rsidR="00954164" w:rsidRPr="00731442" w:rsidRDefault="00954164" w:rsidP="00C67F95">
            <w:pPr>
              <w:rPr>
                <w:rFonts w:ascii="Times New Roman" w:hAnsi="Times New Roman" w:cs="Times New Roman"/>
                <w:lang w:val="en-MY"/>
              </w:rPr>
            </w:pPr>
            <w:r w:rsidRPr="00731442">
              <w:rPr>
                <w:rFonts w:ascii="Times New Roman" w:hAnsi="Times New Roman" w:cs="Times New Roman"/>
              </w:rPr>
              <w:t>To allow a student or admin to view a student’s profile information.</w:t>
            </w:r>
          </w:p>
        </w:tc>
      </w:tr>
      <w:tr w:rsidR="00954164" w:rsidRPr="00731442" w14:paraId="26369F69" w14:textId="77777777" w:rsidTr="00C67F95">
        <w:tc>
          <w:tcPr>
            <w:tcW w:w="1980" w:type="dxa"/>
          </w:tcPr>
          <w:p w14:paraId="3530B87D"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Preconditions</w:t>
            </w:r>
          </w:p>
        </w:tc>
        <w:tc>
          <w:tcPr>
            <w:tcW w:w="7370" w:type="dxa"/>
          </w:tcPr>
          <w:p w14:paraId="29225C2B" w14:textId="1539B368" w:rsidR="00954164" w:rsidRPr="00731442" w:rsidRDefault="00954164" w:rsidP="00C67F95">
            <w:pPr>
              <w:tabs>
                <w:tab w:val="left" w:pos="1019"/>
              </w:tabs>
              <w:rPr>
                <w:rFonts w:ascii="Times New Roman" w:hAnsi="Times New Roman" w:cs="Times New Roman"/>
                <w:lang w:val="en-MY"/>
              </w:rPr>
            </w:pPr>
            <w:r w:rsidRPr="00731442">
              <w:rPr>
                <w:rFonts w:ascii="Times New Roman" w:hAnsi="Times New Roman" w:cs="Times New Roman"/>
              </w:rPr>
              <w:t>Student is logged in and profile exists.</w:t>
            </w:r>
          </w:p>
        </w:tc>
      </w:tr>
      <w:tr w:rsidR="00954164" w:rsidRPr="00731442" w14:paraId="70246FD0" w14:textId="77777777" w:rsidTr="00C67F95">
        <w:tc>
          <w:tcPr>
            <w:tcW w:w="1980" w:type="dxa"/>
          </w:tcPr>
          <w:p w14:paraId="188E450E"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Main Flow</w:t>
            </w:r>
          </w:p>
        </w:tc>
        <w:tc>
          <w:tcPr>
            <w:tcW w:w="7370" w:type="dxa"/>
          </w:tcPr>
          <w:p w14:paraId="00A2EAAD" w14:textId="182F21FE"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1. Student logs into the system.</w:t>
            </w:r>
          </w:p>
          <w:p w14:paraId="0511AA58" w14:textId="77777777"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2. Student selects “View Profile” (Admin searches for student).</w:t>
            </w:r>
          </w:p>
          <w:p w14:paraId="11C0ADFE" w14:textId="77777777"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3. System retrieves profile data.</w:t>
            </w:r>
          </w:p>
          <w:p w14:paraId="24FBEF9F" w14:textId="27DF94D7"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rPr>
              <w:t>4. System displays profile to the actor.</w:t>
            </w:r>
          </w:p>
        </w:tc>
      </w:tr>
      <w:tr w:rsidR="00954164" w:rsidRPr="00731442" w14:paraId="2AB37714" w14:textId="77777777" w:rsidTr="00C67F95">
        <w:tc>
          <w:tcPr>
            <w:tcW w:w="1980" w:type="dxa"/>
          </w:tcPr>
          <w:p w14:paraId="40E28296"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Alternative Flow</w:t>
            </w:r>
          </w:p>
        </w:tc>
        <w:tc>
          <w:tcPr>
            <w:tcW w:w="73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4164" w:rsidRPr="003975BF" w14:paraId="5F89A0EE" w14:textId="77777777" w:rsidTr="00C67F95">
              <w:trPr>
                <w:tblCellSpacing w:w="15" w:type="dxa"/>
              </w:trPr>
              <w:tc>
                <w:tcPr>
                  <w:tcW w:w="0" w:type="auto"/>
                  <w:vAlign w:val="center"/>
                  <w:hideMark/>
                </w:tcPr>
                <w:p w14:paraId="4CB8906E" w14:textId="77777777" w:rsidR="00954164" w:rsidRPr="003975BF" w:rsidRDefault="00954164" w:rsidP="00C67F95">
                  <w:pPr>
                    <w:spacing w:after="0" w:line="240" w:lineRule="auto"/>
                    <w:rPr>
                      <w:rFonts w:ascii="Times New Roman" w:eastAsia="Times New Roman" w:hAnsi="Times New Roman" w:cs="Times New Roman"/>
                      <w:lang w:val="en-MY"/>
                    </w:rPr>
                  </w:pPr>
                </w:p>
              </w:tc>
            </w:tr>
          </w:tbl>
          <w:p w14:paraId="3DEFA38D" w14:textId="77777777" w:rsidR="00954164" w:rsidRPr="003975BF" w:rsidRDefault="00954164" w:rsidP="00C67F95">
            <w:pPr>
              <w:rPr>
                <w:rFonts w:ascii="Times New Roman" w:eastAsia="Times New Roman" w:hAnsi="Times New Roman" w:cs="Times New Roman"/>
                <w:vanish/>
                <w:lang w:val="en-MY"/>
              </w:rPr>
            </w:pPr>
          </w:p>
          <w:p w14:paraId="2AFC436D" w14:textId="1CBFC361"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vanish/>
                <w:lang w:val="en-MY"/>
              </w:rPr>
              <w:t>3a. Student not found → System displays “Student not found”.</w:t>
            </w:r>
            <w:r w:rsidRPr="00731442">
              <w:rPr>
                <w:rFonts w:ascii="Times New Roman" w:eastAsia="Times New Roman" w:hAnsi="Times New Roman" w:cs="Times New Roman"/>
              </w:rPr>
              <w:t>3a. Student not found → System displays “Student not found”.</w:t>
            </w:r>
          </w:p>
        </w:tc>
      </w:tr>
      <w:tr w:rsidR="00954164" w:rsidRPr="00731442" w14:paraId="56EA2238" w14:textId="77777777" w:rsidTr="00C67F95">
        <w:tc>
          <w:tcPr>
            <w:tcW w:w="1980" w:type="dxa"/>
          </w:tcPr>
          <w:p w14:paraId="41EC02DF"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Postconditions</w:t>
            </w:r>
          </w:p>
        </w:tc>
        <w:tc>
          <w:tcPr>
            <w:tcW w:w="7370" w:type="dxa"/>
          </w:tcPr>
          <w:p w14:paraId="1636FF3A" w14:textId="6FC65466" w:rsidR="00954164" w:rsidRPr="00731442" w:rsidRDefault="00954164" w:rsidP="00C67F95">
            <w:pPr>
              <w:tabs>
                <w:tab w:val="left" w:pos="1291"/>
              </w:tabs>
              <w:rPr>
                <w:rFonts w:ascii="Times New Roman" w:eastAsia="Times New Roman" w:hAnsi="Times New Roman" w:cs="Times New Roman"/>
                <w:lang w:val="en-MY"/>
              </w:rPr>
            </w:pPr>
            <w:r w:rsidRPr="00731442">
              <w:rPr>
                <w:rFonts w:ascii="Times New Roman" w:eastAsia="Times New Roman" w:hAnsi="Times New Roman" w:cs="Times New Roman"/>
              </w:rPr>
              <w:t>Profile information is displayed.</w:t>
            </w:r>
          </w:p>
        </w:tc>
      </w:tr>
    </w:tbl>
    <w:p w14:paraId="3445D388" w14:textId="77777777" w:rsidR="00954164" w:rsidRPr="00731442" w:rsidRDefault="00954164">
      <w:pPr>
        <w:rPr>
          <w:rFonts w:ascii="Times New Roman" w:eastAsia="Times New Roman" w:hAnsi="Times New Roman" w:cs="Times New Roman"/>
          <w:b/>
          <w:bCs/>
          <w:color w:val="0F4761" w:themeColor="accent1" w:themeShade="BF"/>
          <w:lang w:val="en-MY"/>
        </w:rPr>
      </w:pPr>
    </w:p>
    <w:p w14:paraId="006D5C44" w14:textId="77777777" w:rsidR="00954164" w:rsidRPr="00731442" w:rsidRDefault="00954164">
      <w:pPr>
        <w:rPr>
          <w:rFonts w:ascii="Times New Roman" w:hAnsi="Times New Roman" w:cs="Times New Roman"/>
        </w:rPr>
      </w:pPr>
      <w:r w:rsidRPr="00731442">
        <w:rPr>
          <w:rFonts w:ascii="Times New Roman" w:hAnsi="Times New Roman" w:cs="Times New Roman"/>
        </w:rPr>
        <w:br w:type="page"/>
      </w:r>
    </w:p>
    <w:tbl>
      <w:tblPr>
        <w:tblStyle w:val="TableGrid"/>
        <w:tblW w:w="0" w:type="auto"/>
        <w:tblLook w:val="04A0" w:firstRow="1" w:lastRow="0" w:firstColumn="1" w:lastColumn="0" w:noHBand="0" w:noVBand="1"/>
      </w:tblPr>
      <w:tblGrid>
        <w:gridCol w:w="1980"/>
        <w:gridCol w:w="7370"/>
      </w:tblGrid>
      <w:tr w:rsidR="00954164" w:rsidRPr="00731442" w14:paraId="5888C63E" w14:textId="77777777" w:rsidTr="00C67F95">
        <w:tc>
          <w:tcPr>
            <w:tcW w:w="1980" w:type="dxa"/>
          </w:tcPr>
          <w:p w14:paraId="43C6C588" w14:textId="51D556BC"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lastRenderedPageBreak/>
              <w:t>Use Case Name</w:t>
            </w:r>
          </w:p>
        </w:tc>
        <w:tc>
          <w:tcPr>
            <w:tcW w:w="7370" w:type="dxa"/>
          </w:tcPr>
          <w:p w14:paraId="3B94DA55" w14:textId="718970AD" w:rsidR="00954164" w:rsidRPr="00731442" w:rsidRDefault="00954164" w:rsidP="00C67F95">
            <w:pPr>
              <w:tabs>
                <w:tab w:val="left" w:pos="2065"/>
              </w:tabs>
              <w:rPr>
                <w:rFonts w:ascii="Times New Roman" w:hAnsi="Times New Roman" w:cs="Times New Roman"/>
                <w:lang w:val="en-MY"/>
              </w:rPr>
            </w:pPr>
            <w:r w:rsidRPr="00731442">
              <w:rPr>
                <w:rFonts w:ascii="Times New Roman" w:hAnsi="Times New Roman" w:cs="Times New Roman"/>
              </w:rPr>
              <w:t>View Registered Course</w:t>
            </w:r>
            <w:r w:rsidR="00A14558" w:rsidRPr="00731442">
              <w:rPr>
                <w:rFonts w:ascii="Times New Roman" w:hAnsi="Times New Roman" w:cs="Times New Roman"/>
              </w:rPr>
              <w:t xml:space="preserve"> (UC4)</w:t>
            </w:r>
            <w:r w:rsidRPr="00731442">
              <w:rPr>
                <w:rFonts w:ascii="Times New Roman" w:hAnsi="Times New Roman" w:cs="Times New Roman"/>
                <w:lang w:val="en-MY"/>
              </w:rPr>
              <w:tab/>
            </w:r>
          </w:p>
        </w:tc>
      </w:tr>
      <w:tr w:rsidR="00954164" w:rsidRPr="00731442" w14:paraId="107A9081" w14:textId="77777777" w:rsidTr="00C67F95">
        <w:tc>
          <w:tcPr>
            <w:tcW w:w="1980" w:type="dxa"/>
          </w:tcPr>
          <w:p w14:paraId="122A30C9"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Primary Actor</w:t>
            </w:r>
          </w:p>
        </w:tc>
        <w:tc>
          <w:tcPr>
            <w:tcW w:w="7370" w:type="dxa"/>
          </w:tcPr>
          <w:p w14:paraId="779E56F3"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Student</w:t>
            </w:r>
          </w:p>
        </w:tc>
      </w:tr>
      <w:tr w:rsidR="00954164" w:rsidRPr="00731442" w14:paraId="6C75C701" w14:textId="77777777" w:rsidTr="00C67F95">
        <w:tc>
          <w:tcPr>
            <w:tcW w:w="1980" w:type="dxa"/>
          </w:tcPr>
          <w:p w14:paraId="490671D0"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Goal</w:t>
            </w:r>
          </w:p>
        </w:tc>
        <w:tc>
          <w:tcPr>
            <w:tcW w:w="7370" w:type="dxa"/>
          </w:tcPr>
          <w:p w14:paraId="1749274F" w14:textId="78B2AF8F" w:rsidR="00954164" w:rsidRPr="00731442" w:rsidRDefault="00954164" w:rsidP="00C67F95">
            <w:pPr>
              <w:rPr>
                <w:rFonts w:ascii="Times New Roman" w:hAnsi="Times New Roman" w:cs="Times New Roman"/>
                <w:lang w:val="en-MY"/>
              </w:rPr>
            </w:pPr>
            <w:r w:rsidRPr="00731442">
              <w:rPr>
                <w:rFonts w:ascii="Times New Roman" w:hAnsi="Times New Roman" w:cs="Times New Roman"/>
              </w:rPr>
              <w:t>Allow a student to view all courses they are registered for in the system.</w:t>
            </w:r>
          </w:p>
        </w:tc>
      </w:tr>
      <w:tr w:rsidR="00954164" w:rsidRPr="00731442" w14:paraId="6B0E7DCF" w14:textId="77777777" w:rsidTr="00C67F95">
        <w:tc>
          <w:tcPr>
            <w:tcW w:w="1980" w:type="dxa"/>
          </w:tcPr>
          <w:p w14:paraId="7D60723D" w14:textId="77777777" w:rsidR="00954164" w:rsidRPr="00731442" w:rsidRDefault="00954164" w:rsidP="00C67F95">
            <w:pPr>
              <w:rPr>
                <w:rFonts w:ascii="Times New Roman" w:hAnsi="Times New Roman" w:cs="Times New Roman"/>
                <w:lang w:val="en-MY"/>
              </w:rPr>
            </w:pPr>
            <w:r w:rsidRPr="00731442">
              <w:rPr>
                <w:rFonts w:ascii="Times New Roman" w:hAnsi="Times New Roman" w:cs="Times New Roman"/>
                <w:lang w:val="en-MY"/>
              </w:rPr>
              <w:t>Preconditions</w:t>
            </w:r>
          </w:p>
        </w:tc>
        <w:tc>
          <w:tcPr>
            <w:tcW w:w="7370" w:type="dxa"/>
          </w:tcPr>
          <w:p w14:paraId="780B782E" w14:textId="17F40130" w:rsidR="00954164" w:rsidRPr="00731442" w:rsidRDefault="00954164" w:rsidP="00C67F95">
            <w:pPr>
              <w:tabs>
                <w:tab w:val="left" w:pos="1019"/>
              </w:tabs>
              <w:rPr>
                <w:rFonts w:ascii="Times New Roman" w:hAnsi="Times New Roman" w:cs="Times New Roman"/>
                <w:lang w:val="en-MY"/>
              </w:rPr>
            </w:pPr>
            <w:r w:rsidRPr="00731442">
              <w:rPr>
                <w:rFonts w:ascii="Times New Roman" w:hAnsi="Times New Roman" w:cs="Times New Roman"/>
              </w:rPr>
              <w:t>Student is logged in and registration data exists.</w:t>
            </w:r>
          </w:p>
        </w:tc>
      </w:tr>
      <w:tr w:rsidR="00954164" w:rsidRPr="00731442" w14:paraId="574D773A" w14:textId="77777777" w:rsidTr="00C67F95">
        <w:tc>
          <w:tcPr>
            <w:tcW w:w="1980" w:type="dxa"/>
          </w:tcPr>
          <w:p w14:paraId="25FD6D34"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Main Flow</w:t>
            </w:r>
          </w:p>
        </w:tc>
        <w:tc>
          <w:tcPr>
            <w:tcW w:w="7370" w:type="dxa"/>
          </w:tcPr>
          <w:p w14:paraId="7AD41A27" w14:textId="77777777"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1. Student selects “View Registered Courses”.</w:t>
            </w:r>
          </w:p>
          <w:p w14:paraId="35FC571C" w14:textId="77777777"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2. System queries registration table for student’s courses.</w:t>
            </w:r>
          </w:p>
          <w:p w14:paraId="2CA69A46" w14:textId="77777777" w:rsidR="00954164" w:rsidRPr="00731442" w:rsidRDefault="00954164" w:rsidP="00954164">
            <w:pPr>
              <w:rPr>
                <w:rFonts w:ascii="Times New Roman" w:eastAsia="Times New Roman" w:hAnsi="Times New Roman" w:cs="Times New Roman"/>
              </w:rPr>
            </w:pPr>
            <w:r w:rsidRPr="00731442">
              <w:rPr>
                <w:rFonts w:ascii="Times New Roman" w:eastAsia="Times New Roman" w:hAnsi="Times New Roman" w:cs="Times New Roman"/>
              </w:rPr>
              <w:t>3. System retrieves course information.</w:t>
            </w:r>
          </w:p>
          <w:p w14:paraId="5D45BC16" w14:textId="0E7945C0" w:rsidR="00954164" w:rsidRPr="00731442" w:rsidRDefault="00954164" w:rsidP="00954164">
            <w:pPr>
              <w:rPr>
                <w:rFonts w:ascii="Times New Roman" w:eastAsia="Times New Roman" w:hAnsi="Times New Roman" w:cs="Times New Roman"/>
                <w:lang w:val="en-MY"/>
              </w:rPr>
            </w:pPr>
            <w:r w:rsidRPr="00731442">
              <w:rPr>
                <w:rFonts w:ascii="Times New Roman" w:eastAsia="Times New Roman" w:hAnsi="Times New Roman" w:cs="Times New Roman"/>
              </w:rPr>
              <w:t>4. System displays registered courses list.</w:t>
            </w:r>
          </w:p>
        </w:tc>
      </w:tr>
      <w:tr w:rsidR="00954164" w:rsidRPr="00731442" w14:paraId="1C5F412B" w14:textId="77777777" w:rsidTr="00C67F95">
        <w:tc>
          <w:tcPr>
            <w:tcW w:w="1980" w:type="dxa"/>
          </w:tcPr>
          <w:p w14:paraId="51E3C0BD"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Alternative Flow</w:t>
            </w:r>
          </w:p>
        </w:tc>
        <w:tc>
          <w:tcPr>
            <w:tcW w:w="73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4164" w:rsidRPr="003975BF" w14:paraId="47A46B5C" w14:textId="77777777" w:rsidTr="00C67F95">
              <w:trPr>
                <w:tblCellSpacing w:w="15" w:type="dxa"/>
              </w:trPr>
              <w:tc>
                <w:tcPr>
                  <w:tcW w:w="0" w:type="auto"/>
                  <w:vAlign w:val="center"/>
                  <w:hideMark/>
                </w:tcPr>
                <w:p w14:paraId="2965F63E" w14:textId="77777777" w:rsidR="00954164" w:rsidRPr="003975BF" w:rsidRDefault="00954164" w:rsidP="00C67F95">
                  <w:pPr>
                    <w:spacing w:after="0" w:line="240" w:lineRule="auto"/>
                    <w:rPr>
                      <w:rFonts w:ascii="Times New Roman" w:eastAsia="Times New Roman" w:hAnsi="Times New Roman" w:cs="Times New Roman"/>
                      <w:lang w:val="en-MY"/>
                    </w:rPr>
                  </w:pPr>
                </w:p>
              </w:tc>
            </w:tr>
          </w:tbl>
          <w:p w14:paraId="09B7832A" w14:textId="77777777" w:rsidR="00954164" w:rsidRPr="003975BF" w:rsidRDefault="00954164" w:rsidP="00C67F95">
            <w:pPr>
              <w:rPr>
                <w:rFonts w:ascii="Times New Roman" w:eastAsia="Times New Roman" w:hAnsi="Times New Roman" w:cs="Times New Roman"/>
                <w:vanish/>
                <w:lang w:val="en-MY"/>
              </w:rPr>
            </w:pPr>
          </w:p>
          <w:p w14:paraId="602F9475" w14:textId="07D72005"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vanish/>
                <w:lang w:val="en-MY"/>
              </w:rPr>
              <w:t>3a. Student not found → System displays “Student not found”.3a. No courses found → System displays “No courses registered”.</w:t>
            </w:r>
            <w:r w:rsidRPr="00731442">
              <w:rPr>
                <w:rFonts w:ascii="Times New Roman" w:eastAsia="Times New Roman" w:hAnsi="Times New Roman" w:cs="Times New Roman"/>
                <w:lang w:val="en-MY"/>
              </w:rPr>
              <w:t>3a. No courses found and system displays “No courses registered”.</w:t>
            </w:r>
          </w:p>
        </w:tc>
      </w:tr>
      <w:tr w:rsidR="00954164" w:rsidRPr="00731442" w14:paraId="113DE3EA" w14:textId="77777777" w:rsidTr="00C67F95">
        <w:tc>
          <w:tcPr>
            <w:tcW w:w="1980" w:type="dxa"/>
          </w:tcPr>
          <w:p w14:paraId="0D53E158" w14:textId="77777777" w:rsidR="00954164" w:rsidRPr="00731442" w:rsidRDefault="00954164" w:rsidP="00C67F95">
            <w:pPr>
              <w:rPr>
                <w:rFonts w:ascii="Times New Roman" w:eastAsia="Times New Roman" w:hAnsi="Times New Roman" w:cs="Times New Roman"/>
                <w:lang w:val="en-MY"/>
              </w:rPr>
            </w:pPr>
            <w:r w:rsidRPr="00731442">
              <w:rPr>
                <w:rFonts w:ascii="Times New Roman" w:eastAsia="Times New Roman" w:hAnsi="Times New Roman" w:cs="Times New Roman"/>
                <w:lang w:val="en-MY"/>
              </w:rPr>
              <w:t>Postconditions</w:t>
            </w:r>
          </w:p>
        </w:tc>
        <w:tc>
          <w:tcPr>
            <w:tcW w:w="7370" w:type="dxa"/>
          </w:tcPr>
          <w:p w14:paraId="65F8B4D3" w14:textId="017DE486" w:rsidR="00954164" w:rsidRPr="00731442" w:rsidRDefault="00954164" w:rsidP="00C67F95">
            <w:pPr>
              <w:tabs>
                <w:tab w:val="left" w:pos="1291"/>
              </w:tabs>
              <w:rPr>
                <w:rFonts w:ascii="Times New Roman" w:eastAsia="Times New Roman" w:hAnsi="Times New Roman" w:cs="Times New Roman"/>
                <w:lang w:val="en-MY"/>
              </w:rPr>
            </w:pPr>
            <w:r w:rsidRPr="00731442">
              <w:rPr>
                <w:rFonts w:ascii="Times New Roman" w:eastAsia="Times New Roman" w:hAnsi="Times New Roman" w:cs="Times New Roman"/>
              </w:rPr>
              <w:t>List of registered courses is displayed; no database changes occur.</w:t>
            </w:r>
          </w:p>
        </w:tc>
      </w:tr>
    </w:tbl>
    <w:p w14:paraId="4F9FE2A5" w14:textId="77777777" w:rsidR="00954164" w:rsidRPr="00731442" w:rsidRDefault="00954164">
      <w:pPr>
        <w:rPr>
          <w:rFonts w:ascii="Times New Roman" w:eastAsia="Times New Roman" w:hAnsi="Times New Roman" w:cs="Times New Roman"/>
          <w:b/>
          <w:bCs/>
          <w:color w:val="0F4761" w:themeColor="accent1" w:themeShade="BF"/>
          <w:lang w:val="en-MY"/>
        </w:rPr>
      </w:pPr>
    </w:p>
    <w:p w14:paraId="0EA6653D" w14:textId="77777777" w:rsidR="00A14558" w:rsidRPr="00731442" w:rsidRDefault="00A14558">
      <w:pPr>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lang w:val="en-MY"/>
        </w:rPr>
        <w:br w:type="page"/>
      </w:r>
    </w:p>
    <w:p w14:paraId="747930DF" w14:textId="6C5B8912" w:rsidR="00601C67" w:rsidRPr="00731442" w:rsidRDefault="00601C67" w:rsidP="00601C67">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lastRenderedPageBreak/>
        <w:t>4.8.7.2 ACTIVITY DIAGRAM</w:t>
      </w:r>
    </w:p>
    <w:p w14:paraId="6BEE0EBC" w14:textId="4238A0FB" w:rsidR="00344593" w:rsidRPr="00731442" w:rsidRDefault="00344593" w:rsidP="00A14558">
      <w:pPr>
        <w:rPr>
          <w:rFonts w:ascii="Times New Roman" w:hAnsi="Times New Roman" w:cs="Times New Roman"/>
          <w:lang w:val="en-MY"/>
        </w:rPr>
      </w:pPr>
      <w:r w:rsidRPr="00731442">
        <w:rPr>
          <w:rFonts w:ascii="Times New Roman" w:hAnsi="Times New Roman" w:cs="Times New Roman"/>
          <w:lang w:val="en-MY"/>
        </w:rPr>
        <w:t xml:space="preserve">This section shows the activity diagram of each use cases visually maps out the flow of steps, actions, and decisions in a system or business process. </w:t>
      </w:r>
    </w:p>
    <w:p w14:paraId="06043871" w14:textId="77777777" w:rsidR="00344593" w:rsidRPr="00731442" w:rsidRDefault="00344593" w:rsidP="00344593">
      <w:pPr>
        <w:jc w:val="both"/>
        <w:rPr>
          <w:rFonts w:ascii="Times New Roman" w:hAnsi="Times New Roman" w:cs="Times New Roman"/>
          <w:lang w:val="en-MY"/>
        </w:rPr>
      </w:pPr>
    </w:p>
    <w:p w14:paraId="77AD54D4" w14:textId="77777777" w:rsidR="00344593" w:rsidRPr="00731442" w:rsidRDefault="00344593" w:rsidP="00344593">
      <w:pPr>
        <w:jc w:val="both"/>
        <w:rPr>
          <w:rFonts w:ascii="Times New Roman" w:hAnsi="Times New Roman" w:cs="Times New Roman"/>
          <w:lang w:val="en-MY"/>
        </w:rPr>
      </w:pPr>
    </w:p>
    <w:p w14:paraId="7AAAEEF5" w14:textId="1AD3E656" w:rsidR="00344593" w:rsidRPr="00731442" w:rsidRDefault="00344593" w:rsidP="00A14558">
      <w:pPr>
        <w:rPr>
          <w:rFonts w:ascii="Times New Roman" w:hAnsi="Times New Roman" w:cs="Times New Roman"/>
          <w:lang w:val="en-MY"/>
        </w:rPr>
      </w:pPr>
      <w:r w:rsidRPr="00731442">
        <w:rPr>
          <w:rFonts w:ascii="Times New Roman" w:hAnsi="Times New Roman" w:cs="Times New Roman"/>
          <w:u w:val="single"/>
          <w:lang w:val="en-MY"/>
        </w:rPr>
        <w:t>Change Password (UC</w:t>
      </w:r>
      <w:r w:rsidR="00A14558" w:rsidRPr="00731442">
        <w:rPr>
          <w:rFonts w:ascii="Times New Roman" w:hAnsi="Times New Roman" w:cs="Times New Roman"/>
          <w:u w:val="single"/>
          <w:lang w:val="en-MY"/>
        </w:rPr>
        <w:t>1</w:t>
      </w:r>
      <w:r w:rsidRPr="00731442">
        <w:rPr>
          <w:rFonts w:ascii="Times New Roman" w:hAnsi="Times New Roman" w:cs="Times New Roman"/>
          <w:u w:val="single"/>
          <w:lang w:val="en-MY"/>
        </w:rPr>
        <w:t>)</w:t>
      </w:r>
    </w:p>
    <w:p w14:paraId="6DF7EF36" w14:textId="646C159B" w:rsidR="00601C67" w:rsidRPr="00731442" w:rsidRDefault="00601C67" w:rsidP="002E0F95">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7D3B77ED" wp14:editId="4408E639">
            <wp:extent cx="2690723" cy="4506308"/>
            <wp:effectExtent l="0" t="0" r="0" b="8890"/>
            <wp:docPr id="368448494"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48494" name="Picture 4" descr="A diagram of a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94630" cy="4512852"/>
                    </a:xfrm>
                    <a:prstGeom prst="rect">
                      <a:avLst/>
                    </a:prstGeom>
                    <a:noFill/>
                    <a:ln>
                      <a:noFill/>
                    </a:ln>
                  </pic:spPr>
                </pic:pic>
              </a:graphicData>
            </a:graphic>
          </wp:inline>
        </w:drawing>
      </w:r>
    </w:p>
    <w:p w14:paraId="1189BE17" w14:textId="77777777"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Change Password</w:t>
      </w:r>
    </w:p>
    <w:p w14:paraId="237C409E" w14:textId="382A5845" w:rsidR="002E0F95" w:rsidRPr="00731442" w:rsidRDefault="00344593" w:rsidP="002E0F95">
      <w:pPr>
        <w:jc w:val="both"/>
        <w:rPr>
          <w:rFonts w:ascii="Times New Roman" w:hAnsi="Times New Roman" w:cs="Times New Roman"/>
          <w:lang w:val="en-MY"/>
        </w:rPr>
      </w:pPr>
      <w:r w:rsidRPr="00731442">
        <w:rPr>
          <w:rFonts w:ascii="Times New Roman" w:hAnsi="Times New Roman" w:cs="Times New Roman"/>
          <w:lang w:val="en-MY"/>
        </w:rPr>
        <w:t>Figure x shows the flow of UC</w:t>
      </w:r>
      <w:r w:rsidR="00A14558" w:rsidRPr="00731442">
        <w:rPr>
          <w:rFonts w:ascii="Times New Roman" w:hAnsi="Times New Roman" w:cs="Times New Roman"/>
          <w:lang w:val="en-MY"/>
        </w:rPr>
        <w:t>1</w:t>
      </w:r>
      <w:r w:rsidRPr="00731442">
        <w:rPr>
          <w:rFonts w:ascii="Times New Roman" w:hAnsi="Times New Roman" w:cs="Times New Roman"/>
          <w:lang w:val="en-MY"/>
        </w:rPr>
        <w:t xml:space="preserve">. The student navigates to their profile to make updates and have the option to update the password. Any updates will then be saved and validated and prompts a confirmation message. </w:t>
      </w:r>
    </w:p>
    <w:p w14:paraId="6BF9B704" w14:textId="6B8ADE8D" w:rsidR="002E0F95" w:rsidRPr="00731442" w:rsidRDefault="002E0F95" w:rsidP="002E0F95">
      <w:pPr>
        <w:rPr>
          <w:rFonts w:ascii="Times New Roman" w:hAnsi="Times New Roman" w:cs="Times New Roman"/>
          <w:lang w:val="en-MY"/>
        </w:rPr>
      </w:pPr>
      <w:r w:rsidRPr="00731442">
        <w:rPr>
          <w:rFonts w:ascii="Times New Roman" w:hAnsi="Times New Roman" w:cs="Times New Roman"/>
          <w:lang w:val="en-MY"/>
        </w:rPr>
        <w:br w:type="page"/>
      </w:r>
      <w:r w:rsidRPr="00731442">
        <w:rPr>
          <w:rFonts w:ascii="Times New Roman" w:hAnsi="Times New Roman" w:cs="Times New Roman"/>
          <w:u w:val="single"/>
          <w:lang w:val="en-MY"/>
        </w:rPr>
        <w:lastRenderedPageBreak/>
        <w:t>Update Student Profile (UC</w:t>
      </w:r>
      <w:r w:rsidR="00A14558" w:rsidRPr="00731442">
        <w:rPr>
          <w:rFonts w:ascii="Times New Roman" w:hAnsi="Times New Roman" w:cs="Times New Roman"/>
          <w:u w:val="single"/>
          <w:lang w:val="en-MY"/>
        </w:rPr>
        <w:t>2</w:t>
      </w:r>
      <w:r w:rsidRPr="00731442">
        <w:rPr>
          <w:rFonts w:ascii="Times New Roman" w:hAnsi="Times New Roman" w:cs="Times New Roman"/>
          <w:u w:val="single"/>
          <w:lang w:val="en-MY"/>
        </w:rPr>
        <w:t>)</w:t>
      </w:r>
    </w:p>
    <w:p w14:paraId="7D5A45EF" w14:textId="3121BE6B" w:rsidR="00344593" w:rsidRPr="00731442" w:rsidRDefault="002E0F95" w:rsidP="002E0F95">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75C50BBC" wp14:editId="7692DAFF">
            <wp:extent cx="2628900" cy="3857625"/>
            <wp:effectExtent l="0" t="0" r="0" b="9525"/>
            <wp:docPr id="432055773" name="Picture 1" descr="A diagram of a student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5773" name="Picture 1" descr="A diagram of a student profil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8900" cy="3857625"/>
                    </a:xfrm>
                    <a:prstGeom prst="rect">
                      <a:avLst/>
                    </a:prstGeom>
                    <a:noFill/>
                    <a:ln>
                      <a:noFill/>
                    </a:ln>
                  </pic:spPr>
                </pic:pic>
              </a:graphicData>
            </a:graphic>
          </wp:inline>
        </w:drawing>
      </w:r>
    </w:p>
    <w:p w14:paraId="12C46CAE" w14:textId="77777777"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Update Profile</w:t>
      </w:r>
    </w:p>
    <w:p w14:paraId="571541F6" w14:textId="19971745" w:rsidR="002E0F95" w:rsidRPr="00731442" w:rsidRDefault="002E0F95" w:rsidP="002E0F95">
      <w:pPr>
        <w:jc w:val="both"/>
        <w:rPr>
          <w:rFonts w:ascii="Times New Roman" w:hAnsi="Times New Roman" w:cs="Times New Roman"/>
          <w:lang w:val="en-MY"/>
        </w:rPr>
      </w:pPr>
      <w:r w:rsidRPr="00731442">
        <w:rPr>
          <w:rFonts w:ascii="Times New Roman" w:hAnsi="Times New Roman" w:cs="Times New Roman"/>
          <w:lang w:val="en-MY"/>
        </w:rPr>
        <w:t>Figure x shows the flow of updating students profile updating details such as phone number and personal email. The student navigates to the update page and click edit and choose fields to be updated. It can then be saved and the student will prompt a confirmation message.</w:t>
      </w:r>
    </w:p>
    <w:p w14:paraId="7801FAF6" w14:textId="77777777" w:rsidR="002E0F95" w:rsidRPr="00731442" w:rsidRDefault="002E0F95" w:rsidP="002E0F95">
      <w:pPr>
        <w:jc w:val="both"/>
        <w:rPr>
          <w:rFonts w:ascii="Times New Roman" w:hAnsi="Times New Roman" w:cs="Times New Roman"/>
          <w:lang w:val="en-MY"/>
        </w:rPr>
      </w:pPr>
    </w:p>
    <w:p w14:paraId="186C82F2" w14:textId="77777777" w:rsidR="002E0F95" w:rsidRPr="00731442" w:rsidRDefault="002E0F95" w:rsidP="002E0F95">
      <w:pPr>
        <w:jc w:val="both"/>
        <w:rPr>
          <w:rFonts w:ascii="Times New Roman" w:hAnsi="Times New Roman" w:cs="Times New Roman"/>
          <w:lang w:val="en-MY"/>
        </w:rPr>
      </w:pPr>
    </w:p>
    <w:p w14:paraId="06A1E7AD" w14:textId="77777777" w:rsidR="002E0F95" w:rsidRPr="00731442" w:rsidRDefault="002E0F95" w:rsidP="002E0F95">
      <w:pPr>
        <w:jc w:val="both"/>
        <w:rPr>
          <w:rFonts w:ascii="Times New Roman" w:hAnsi="Times New Roman" w:cs="Times New Roman"/>
          <w:lang w:val="en-MY"/>
        </w:rPr>
      </w:pPr>
    </w:p>
    <w:p w14:paraId="4C819EAF" w14:textId="77777777" w:rsidR="002E0F95" w:rsidRPr="00731442" w:rsidRDefault="002E0F95" w:rsidP="002E0F95">
      <w:pPr>
        <w:jc w:val="both"/>
        <w:rPr>
          <w:rFonts w:ascii="Times New Roman" w:hAnsi="Times New Roman" w:cs="Times New Roman"/>
          <w:lang w:val="en-MY"/>
        </w:rPr>
      </w:pPr>
    </w:p>
    <w:p w14:paraId="686981C0" w14:textId="77777777" w:rsidR="002E0F95" w:rsidRPr="00731442" w:rsidRDefault="002E0F95" w:rsidP="002E0F95">
      <w:pPr>
        <w:jc w:val="both"/>
        <w:rPr>
          <w:rFonts w:ascii="Times New Roman" w:hAnsi="Times New Roman" w:cs="Times New Roman"/>
          <w:lang w:val="en-MY"/>
        </w:rPr>
      </w:pPr>
    </w:p>
    <w:p w14:paraId="4739E425" w14:textId="77777777" w:rsidR="002E0F95" w:rsidRPr="00731442" w:rsidRDefault="002E0F95" w:rsidP="002E0F95">
      <w:pPr>
        <w:jc w:val="both"/>
        <w:rPr>
          <w:rFonts w:ascii="Times New Roman" w:hAnsi="Times New Roman" w:cs="Times New Roman"/>
          <w:lang w:val="en-MY"/>
        </w:rPr>
      </w:pPr>
    </w:p>
    <w:p w14:paraId="71F98BE9" w14:textId="77777777" w:rsidR="002E0F95" w:rsidRPr="00731442" w:rsidRDefault="002E0F95" w:rsidP="002E0F95">
      <w:pPr>
        <w:jc w:val="both"/>
        <w:rPr>
          <w:rFonts w:ascii="Times New Roman" w:hAnsi="Times New Roman" w:cs="Times New Roman"/>
          <w:lang w:val="en-MY"/>
        </w:rPr>
      </w:pPr>
    </w:p>
    <w:p w14:paraId="2E1034FF" w14:textId="3ECDF659" w:rsidR="002E0F95" w:rsidRPr="00731442" w:rsidRDefault="002E0F95">
      <w:pPr>
        <w:rPr>
          <w:rFonts w:ascii="Times New Roman" w:hAnsi="Times New Roman" w:cs="Times New Roman"/>
          <w:lang w:val="en-MY"/>
        </w:rPr>
      </w:pPr>
      <w:r w:rsidRPr="00731442">
        <w:rPr>
          <w:rFonts w:ascii="Times New Roman" w:hAnsi="Times New Roman" w:cs="Times New Roman"/>
          <w:lang w:val="en-MY"/>
        </w:rPr>
        <w:br w:type="page"/>
      </w:r>
    </w:p>
    <w:p w14:paraId="7E709AC1" w14:textId="3A98EC02" w:rsidR="002E0F95" w:rsidRPr="00731442" w:rsidRDefault="002E0F95" w:rsidP="002E0F95">
      <w:pPr>
        <w:jc w:val="both"/>
        <w:rPr>
          <w:rFonts w:ascii="Times New Roman" w:hAnsi="Times New Roman" w:cs="Times New Roman"/>
          <w:u w:val="single"/>
          <w:lang w:val="en-MY"/>
        </w:rPr>
      </w:pPr>
      <w:r w:rsidRPr="00731442">
        <w:rPr>
          <w:rFonts w:ascii="Times New Roman" w:hAnsi="Times New Roman" w:cs="Times New Roman"/>
          <w:u w:val="single"/>
          <w:lang w:val="en-MY"/>
        </w:rPr>
        <w:lastRenderedPageBreak/>
        <w:t>View Student Profile (UC</w:t>
      </w:r>
      <w:r w:rsidR="00A14558" w:rsidRPr="00731442">
        <w:rPr>
          <w:rFonts w:ascii="Times New Roman" w:hAnsi="Times New Roman" w:cs="Times New Roman"/>
          <w:u w:val="single"/>
          <w:lang w:val="en-MY"/>
        </w:rPr>
        <w:t>3</w:t>
      </w:r>
      <w:r w:rsidRPr="00731442">
        <w:rPr>
          <w:rFonts w:ascii="Times New Roman" w:hAnsi="Times New Roman" w:cs="Times New Roman"/>
          <w:u w:val="single"/>
          <w:lang w:val="en-MY"/>
        </w:rPr>
        <w:t>)</w:t>
      </w:r>
    </w:p>
    <w:p w14:paraId="41D7C282" w14:textId="767DCF0A" w:rsidR="00601C67" w:rsidRPr="00731442" w:rsidRDefault="0056631F" w:rsidP="00190CFC">
      <w:pPr>
        <w:jc w:val="center"/>
        <w:rPr>
          <w:rFonts w:ascii="Times New Roman" w:hAnsi="Times New Roman" w:cs="Times New Roman"/>
          <w:u w:val="single"/>
          <w:lang w:val="en-MY"/>
        </w:rPr>
      </w:pPr>
      <w:r w:rsidRPr="00731442">
        <w:rPr>
          <w:rFonts w:ascii="Times New Roman" w:hAnsi="Times New Roman" w:cs="Times New Roman"/>
          <w:noProof/>
        </w:rPr>
        <w:drawing>
          <wp:inline distT="0" distB="0" distL="0" distR="0" wp14:anchorId="16C27B12" wp14:editId="537CBC20">
            <wp:extent cx="1809750" cy="2314575"/>
            <wp:effectExtent l="0" t="0" r="0" b="9525"/>
            <wp:docPr id="1305037283" name="Picture 4" descr="A diagram of a student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7283" name="Picture 4" descr="A diagram of a student profil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09750" cy="2314575"/>
                    </a:xfrm>
                    <a:prstGeom prst="rect">
                      <a:avLst/>
                    </a:prstGeom>
                    <a:noFill/>
                    <a:ln>
                      <a:noFill/>
                    </a:ln>
                  </pic:spPr>
                </pic:pic>
              </a:graphicData>
            </a:graphic>
          </wp:inline>
        </w:drawing>
      </w:r>
    </w:p>
    <w:p w14:paraId="32C535C7" w14:textId="77777777"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View Student Profile</w:t>
      </w:r>
    </w:p>
    <w:p w14:paraId="072D4B25" w14:textId="77777777" w:rsidR="002E0F95" w:rsidRPr="00731442" w:rsidRDefault="002E0F95" w:rsidP="002E0F95">
      <w:pPr>
        <w:rPr>
          <w:rFonts w:ascii="Times New Roman" w:hAnsi="Times New Roman" w:cs="Times New Roman"/>
          <w:lang w:val="en-MY"/>
        </w:rPr>
      </w:pPr>
    </w:p>
    <w:p w14:paraId="7CCFE593" w14:textId="181138F3" w:rsidR="00A14558" w:rsidRPr="00731442" w:rsidRDefault="002E0F95" w:rsidP="00190CFC">
      <w:pPr>
        <w:jc w:val="both"/>
        <w:rPr>
          <w:rFonts w:ascii="Times New Roman" w:hAnsi="Times New Roman" w:cs="Times New Roman"/>
          <w:lang w:val="en-MY"/>
        </w:rPr>
      </w:pPr>
      <w:r w:rsidRPr="00731442">
        <w:rPr>
          <w:rFonts w:ascii="Times New Roman" w:hAnsi="Times New Roman" w:cs="Times New Roman"/>
          <w:lang w:val="en-MY"/>
        </w:rPr>
        <w:t>Figure x shows the</w:t>
      </w:r>
      <w:r w:rsidR="00190CFC" w:rsidRPr="00731442">
        <w:rPr>
          <w:rFonts w:ascii="Times New Roman" w:hAnsi="Times New Roman" w:cs="Times New Roman"/>
          <w:lang w:val="en-MY"/>
        </w:rPr>
        <w:t xml:space="preserve"> view student profile page where both students can view the</w:t>
      </w:r>
      <w:r w:rsidR="0056631F" w:rsidRPr="00731442">
        <w:rPr>
          <w:rFonts w:ascii="Times New Roman" w:hAnsi="Times New Roman" w:cs="Times New Roman"/>
          <w:lang w:val="en-MY"/>
        </w:rPr>
        <w:t>ir</w:t>
      </w:r>
      <w:r w:rsidR="00190CFC" w:rsidRPr="00731442">
        <w:rPr>
          <w:rFonts w:ascii="Times New Roman" w:hAnsi="Times New Roman" w:cs="Times New Roman"/>
          <w:lang w:val="en-MY"/>
        </w:rPr>
        <w:t xml:space="preserve"> </w:t>
      </w:r>
      <w:r w:rsidR="0056631F" w:rsidRPr="00731442">
        <w:rPr>
          <w:rFonts w:ascii="Times New Roman" w:hAnsi="Times New Roman" w:cs="Times New Roman"/>
          <w:lang w:val="en-MY"/>
        </w:rPr>
        <w:t xml:space="preserve">own </w:t>
      </w:r>
      <w:r w:rsidR="00190CFC" w:rsidRPr="00731442">
        <w:rPr>
          <w:rFonts w:ascii="Times New Roman" w:hAnsi="Times New Roman" w:cs="Times New Roman"/>
          <w:lang w:val="en-MY"/>
        </w:rPr>
        <w:t xml:space="preserve">profile. </w:t>
      </w:r>
      <w:r w:rsidR="0056631F" w:rsidRPr="00731442">
        <w:rPr>
          <w:rFonts w:ascii="Times New Roman" w:hAnsi="Times New Roman" w:cs="Times New Roman"/>
          <w:lang w:val="en-MY"/>
        </w:rPr>
        <w:t>information such as name, matric numbers, phone numbers and personal email can be displayed in this page.</w:t>
      </w:r>
    </w:p>
    <w:p w14:paraId="67C28E07" w14:textId="77777777" w:rsidR="00A14558" w:rsidRPr="00731442" w:rsidRDefault="00A14558">
      <w:pPr>
        <w:rPr>
          <w:rFonts w:ascii="Times New Roman" w:hAnsi="Times New Roman" w:cs="Times New Roman"/>
          <w:lang w:val="en-MY"/>
        </w:rPr>
      </w:pPr>
      <w:r w:rsidRPr="00731442">
        <w:rPr>
          <w:rFonts w:ascii="Times New Roman" w:hAnsi="Times New Roman" w:cs="Times New Roman"/>
          <w:lang w:val="en-MY"/>
        </w:rPr>
        <w:br w:type="page"/>
      </w:r>
    </w:p>
    <w:p w14:paraId="2DCF94E3" w14:textId="093635F3" w:rsidR="00A14558" w:rsidRPr="00731442" w:rsidRDefault="00A14558" w:rsidP="00A14558">
      <w:pPr>
        <w:rPr>
          <w:rFonts w:ascii="Times New Roman" w:hAnsi="Times New Roman" w:cs="Times New Roman"/>
          <w:u w:val="single"/>
          <w:lang w:val="en-MY"/>
        </w:rPr>
      </w:pPr>
      <w:r w:rsidRPr="00731442">
        <w:rPr>
          <w:rFonts w:ascii="Times New Roman" w:hAnsi="Times New Roman" w:cs="Times New Roman"/>
          <w:u w:val="single"/>
          <w:lang w:val="en-MY"/>
        </w:rPr>
        <w:lastRenderedPageBreak/>
        <w:t>View Registered Course (UC4)</w:t>
      </w:r>
    </w:p>
    <w:p w14:paraId="0F8F82FD" w14:textId="77777777" w:rsidR="00A14558" w:rsidRPr="00731442" w:rsidRDefault="00A14558" w:rsidP="00A14558">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0D058A24" wp14:editId="28914053">
            <wp:extent cx="4457700" cy="3952875"/>
            <wp:effectExtent l="0" t="0" r="0" b="9525"/>
            <wp:docPr id="110112948" name="Picture 3"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948" name="Picture 3" descr="A diagram of a cours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3952875"/>
                    </a:xfrm>
                    <a:prstGeom prst="rect">
                      <a:avLst/>
                    </a:prstGeom>
                    <a:noFill/>
                    <a:ln>
                      <a:noFill/>
                    </a:ln>
                  </pic:spPr>
                </pic:pic>
              </a:graphicData>
            </a:graphic>
          </wp:inline>
        </w:drawing>
      </w:r>
    </w:p>
    <w:p w14:paraId="2DCDE250" w14:textId="77777777"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View Registered Course</w:t>
      </w:r>
    </w:p>
    <w:p w14:paraId="27A7ABD2" w14:textId="77777777" w:rsidR="00A14558" w:rsidRPr="00731442" w:rsidRDefault="00A14558" w:rsidP="00A14558">
      <w:pPr>
        <w:rPr>
          <w:rFonts w:ascii="Times New Roman" w:hAnsi="Times New Roman" w:cs="Times New Roman"/>
          <w:lang w:val="en-MY"/>
        </w:rPr>
      </w:pPr>
    </w:p>
    <w:p w14:paraId="6677625D" w14:textId="1495060B" w:rsidR="00A14558" w:rsidRPr="00731442" w:rsidRDefault="00A14558" w:rsidP="00A14558">
      <w:pPr>
        <w:jc w:val="both"/>
        <w:rPr>
          <w:rFonts w:ascii="Times New Roman" w:hAnsi="Times New Roman" w:cs="Times New Roman"/>
          <w:lang w:val="en-MY"/>
        </w:rPr>
      </w:pPr>
      <w:r w:rsidRPr="00731442">
        <w:rPr>
          <w:rFonts w:ascii="Times New Roman" w:hAnsi="Times New Roman" w:cs="Times New Roman"/>
          <w:lang w:val="en-MY"/>
        </w:rPr>
        <w:t>Figure x shows the activity diagram for UC4 where the system will show all the courses registered by the student based on the selected semester and prompts the user if no courses are registered.</w:t>
      </w:r>
    </w:p>
    <w:p w14:paraId="76A0F62E" w14:textId="77777777" w:rsidR="00190CFC" w:rsidRPr="00731442" w:rsidRDefault="00190CFC" w:rsidP="00190CFC">
      <w:pPr>
        <w:jc w:val="both"/>
        <w:rPr>
          <w:rFonts w:ascii="Times New Roman" w:hAnsi="Times New Roman" w:cs="Times New Roman"/>
          <w:lang w:val="en-MY"/>
        </w:rPr>
      </w:pPr>
    </w:p>
    <w:p w14:paraId="7D0E8843" w14:textId="77777777" w:rsidR="00190CFC" w:rsidRPr="00731442" w:rsidRDefault="00190CFC" w:rsidP="002E0F95">
      <w:pPr>
        <w:rPr>
          <w:rFonts w:ascii="Times New Roman" w:hAnsi="Times New Roman" w:cs="Times New Roman"/>
          <w:lang w:val="en-MY"/>
        </w:rPr>
      </w:pPr>
    </w:p>
    <w:p w14:paraId="423A1FE5" w14:textId="77777777" w:rsidR="00190CFC" w:rsidRPr="00731442" w:rsidRDefault="00190CFC" w:rsidP="002E0F95">
      <w:pPr>
        <w:rPr>
          <w:rFonts w:ascii="Times New Roman" w:hAnsi="Times New Roman" w:cs="Times New Roman"/>
          <w:lang w:val="en-MY"/>
        </w:rPr>
      </w:pPr>
    </w:p>
    <w:p w14:paraId="036BADDA" w14:textId="77777777" w:rsidR="00190CFC" w:rsidRPr="00731442" w:rsidRDefault="00190CFC" w:rsidP="002E0F95">
      <w:pPr>
        <w:rPr>
          <w:rFonts w:ascii="Times New Roman" w:hAnsi="Times New Roman" w:cs="Times New Roman"/>
          <w:lang w:val="en-MY"/>
        </w:rPr>
      </w:pPr>
    </w:p>
    <w:p w14:paraId="77D0F38B" w14:textId="77777777" w:rsidR="00190CFC" w:rsidRPr="00731442" w:rsidRDefault="00190CFC" w:rsidP="002E0F95">
      <w:pPr>
        <w:rPr>
          <w:rFonts w:ascii="Times New Roman" w:hAnsi="Times New Roman" w:cs="Times New Roman"/>
          <w:lang w:val="en-MY"/>
        </w:rPr>
      </w:pPr>
    </w:p>
    <w:p w14:paraId="1B68C181" w14:textId="77777777" w:rsidR="00190CFC" w:rsidRPr="00731442" w:rsidRDefault="00190CFC" w:rsidP="002E0F95">
      <w:pPr>
        <w:rPr>
          <w:rFonts w:ascii="Times New Roman" w:hAnsi="Times New Roman" w:cs="Times New Roman"/>
          <w:lang w:val="en-MY"/>
        </w:rPr>
      </w:pPr>
    </w:p>
    <w:p w14:paraId="2F971F2A" w14:textId="1C04F171" w:rsidR="002E0F95" w:rsidRPr="00731442" w:rsidRDefault="002E0F95" w:rsidP="002E0F95">
      <w:pPr>
        <w:rPr>
          <w:rFonts w:ascii="Times New Roman" w:hAnsi="Times New Roman" w:cs="Times New Roman"/>
          <w:lang w:val="en-MY"/>
        </w:rPr>
      </w:pPr>
    </w:p>
    <w:p w14:paraId="08BB27D2" w14:textId="71772B59" w:rsidR="00601C67" w:rsidRPr="00731442" w:rsidRDefault="00601C67" w:rsidP="00601C67">
      <w:pPr>
        <w:rPr>
          <w:rFonts w:ascii="Times New Roman" w:hAnsi="Times New Roman" w:cs="Times New Roman"/>
          <w:lang w:val="en-MY"/>
        </w:rPr>
      </w:pPr>
    </w:p>
    <w:p w14:paraId="517CABAB" w14:textId="77777777" w:rsidR="00663DE7" w:rsidRPr="00731442" w:rsidRDefault="00663DE7">
      <w:pPr>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lang w:val="en-MY"/>
        </w:rPr>
        <w:br w:type="page"/>
      </w:r>
    </w:p>
    <w:p w14:paraId="1EEB7287" w14:textId="04AF3B25" w:rsidR="00601C67" w:rsidRPr="00731442" w:rsidRDefault="00601C67" w:rsidP="00601C67">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lastRenderedPageBreak/>
        <w:t>4.8.7.2 SEQUENCE DIAGRAM</w:t>
      </w:r>
    </w:p>
    <w:p w14:paraId="5FF4AE09" w14:textId="77777777" w:rsidR="00A14558" w:rsidRPr="00731442" w:rsidRDefault="00A14558" w:rsidP="00A14558">
      <w:pPr>
        <w:jc w:val="both"/>
        <w:rPr>
          <w:rFonts w:ascii="Times New Roman" w:hAnsi="Times New Roman" w:cs="Times New Roman"/>
          <w:lang w:val="en-MY"/>
        </w:rPr>
      </w:pPr>
      <w:r w:rsidRPr="00A14558">
        <w:rPr>
          <w:rFonts w:ascii="Times New Roman" w:hAnsi="Times New Roman" w:cs="Times New Roman"/>
          <w:lang w:val="en-MY"/>
        </w:rPr>
        <w:t xml:space="preserve">Sequence </w:t>
      </w:r>
      <w:r w:rsidRPr="00731442">
        <w:rPr>
          <w:rFonts w:ascii="Times New Roman" w:hAnsi="Times New Roman" w:cs="Times New Roman"/>
          <w:lang w:val="en-MY"/>
        </w:rPr>
        <w:t>d</w:t>
      </w:r>
      <w:r w:rsidRPr="00A14558">
        <w:rPr>
          <w:rFonts w:ascii="Times New Roman" w:hAnsi="Times New Roman" w:cs="Times New Roman"/>
          <w:lang w:val="en-MY"/>
        </w:rPr>
        <w:t xml:space="preserve">iagrams are interaction diagrams that detail how operations are carried out. They capture the interaction between objects in the context of a collaboration. Sequence </w:t>
      </w:r>
      <w:r w:rsidRPr="00731442">
        <w:rPr>
          <w:rFonts w:ascii="Times New Roman" w:hAnsi="Times New Roman" w:cs="Times New Roman"/>
          <w:lang w:val="en-MY"/>
        </w:rPr>
        <w:t>d</w:t>
      </w:r>
      <w:r w:rsidRPr="00A14558">
        <w:rPr>
          <w:rFonts w:ascii="Times New Roman" w:hAnsi="Times New Roman" w:cs="Times New Roman"/>
          <w:lang w:val="en-MY"/>
        </w:rPr>
        <w:t>iagrams are time focus and they show the order of the interaction visually by using the vertical axis of the diagram to represent time what messages are sent and when.</w:t>
      </w:r>
      <w:r w:rsidRPr="00731442">
        <w:rPr>
          <w:rFonts w:ascii="Times New Roman" w:hAnsi="Times New Roman" w:cs="Times New Roman"/>
          <w:lang w:val="en-MY"/>
        </w:rPr>
        <w:t xml:space="preserve"> </w:t>
      </w:r>
    </w:p>
    <w:p w14:paraId="05B5A77A" w14:textId="635F46C6" w:rsidR="00A14558" w:rsidRPr="00731442" w:rsidRDefault="00A14558" w:rsidP="00A14558">
      <w:pPr>
        <w:jc w:val="both"/>
        <w:rPr>
          <w:rFonts w:ascii="Times New Roman" w:hAnsi="Times New Roman" w:cs="Times New Roman"/>
          <w:u w:val="single"/>
          <w:lang w:val="en-MY"/>
        </w:rPr>
      </w:pPr>
      <w:r w:rsidRPr="00731442">
        <w:rPr>
          <w:rFonts w:ascii="Times New Roman" w:hAnsi="Times New Roman" w:cs="Times New Roman"/>
          <w:u w:val="single"/>
          <w:lang w:val="en-MY"/>
        </w:rPr>
        <w:t>Change Password (UC1)</w:t>
      </w:r>
    </w:p>
    <w:p w14:paraId="2AB61464" w14:textId="6C4E3293" w:rsidR="00A14558" w:rsidRPr="00731442" w:rsidRDefault="004265F4" w:rsidP="004265F4">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0629B3AB" wp14:editId="08DE5D99">
            <wp:extent cx="4495800" cy="4578895"/>
            <wp:effectExtent l="0" t="0" r="0" b="0"/>
            <wp:docPr id="429158731" name="Picture 5" descr="A diagram of a student registr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7977" name="Picture 5" descr="A diagram of a student registration syste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97375" cy="4580499"/>
                    </a:xfrm>
                    <a:prstGeom prst="rect">
                      <a:avLst/>
                    </a:prstGeom>
                    <a:noFill/>
                    <a:ln>
                      <a:noFill/>
                    </a:ln>
                  </pic:spPr>
                </pic:pic>
              </a:graphicData>
            </a:graphic>
          </wp:inline>
        </w:drawing>
      </w:r>
    </w:p>
    <w:p w14:paraId="756BEF49" w14:textId="485C157D" w:rsidR="00A14558"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Change Password</w:t>
      </w:r>
    </w:p>
    <w:p w14:paraId="1E5B2C10" w14:textId="459F2B73" w:rsidR="00A14558" w:rsidRPr="00731442" w:rsidRDefault="004265F4" w:rsidP="004265F4">
      <w:pPr>
        <w:jc w:val="both"/>
        <w:rPr>
          <w:rFonts w:ascii="Times New Roman" w:hAnsi="Times New Roman" w:cs="Times New Roman"/>
        </w:rPr>
      </w:pPr>
      <w:r w:rsidRPr="00731442">
        <w:rPr>
          <w:rFonts w:ascii="Times New Roman" w:hAnsi="Times New Roman" w:cs="Times New Roman"/>
          <w:lang w:val="en-MY"/>
        </w:rPr>
        <w:t xml:space="preserve">Figure x shows the sequence diagram of student changing password. </w:t>
      </w:r>
      <w:r w:rsidRPr="00731442">
        <w:rPr>
          <w:rFonts w:ascii="Times New Roman" w:hAnsi="Times New Roman" w:cs="Times New Roman"/>
        </w:rPr>
        <w:t xml:space="preserve">This sequence begins with a student logging in, which retrieves and displays their profile from the student database. In edit mode, the student can optionally change their password and updates it into the database. Finally, the student saves their updated profile details, the system commits the changes to the database, and a success confirmation is displayed to the student. </w:t>
      </w:r>
      <w:r w:rsidR="00A14558" w:rsidRPr="00731442">
        <w:rPr>
          <w:rFonts w:ascii="Times New Roman" w:hAnsi="Times New Roman" w:cs="Times New Roman"/>
          <w:u w:val="single"/>
          <w:lang w:val="en-MY"/>
        </w:rPr>
        <w:br w:type="page"/>
      </w:r>
    </w:p>
    <w:p w14:paraId="4C8F0683" w14:textId="1AED4FF4" w:rsidR="007F7A43" w:rsidRPr="00731442" w:rsidRDefault="00A14558" w:rsidP="00A14558">
      <w:pPr>
        <w:jc w:val="both"/>
        <w:rPr>
          <w:rFonts w:ascii="Times New Roman" w:hAnsi="Times New Roman" w:cs="Times New Roman"/>
          <w:lang w:val="en-MY"/>
        </w:rPr>
      </w:pPr>
      <w:r w:rsidRPr="00731442">
        <w:rPr>
          <w:rFonts w:ascii="Times New Roman" w:hAnsi="Times New Roman" w:cs="Times New Roman"/>
          <w:u w:val="single"/>
          <w:lang w:val="en-MY"/>
        </w:rPr>
        <w:lastRenderedPageBreak/>
        <w:t>Update Profile (UC2)</w:t>
      </w:r>
    </w:p>
    <w:p w14:paraId="792A2CFF" w14:textId="1A9C8971" w:rsidR="007F7A43" w:rsidRPr="00731442" w:rsidRDefault="007F7A43" w:rsidP="00492B27">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0617425A" wp14:editId="0251632F">
            <wp:extent cx="4343400" cy="5181600"/>
            <wp:effectExtent l="0" t="0" r="0" b="0"/>
            <wp:docPr id="1590914024" name="Picture 18" descr="A diagram of a student registr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4024" name="Picture 18" descr="A diagram of a student registration syste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3400" cy="5181600"/>
                    </a:xfrm>
                    <a:prstGeom prst="rect">
                      <a:avLst/>
                    </a:prstGeom>
                    <a:noFill/>
                    <a:ln>
                      <a:noFill/>
                    </a:ln>
                  </pic:spPr>
                </pic:pic>
              </a:graphicData>
            </a:graphic>
          </wp:inline>
        </w:drawing>
      </w:r>
    </w:p>
    <w:p w14:paraId="0AD21E6B" w14:textId="284E58CD"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Update Profile</w:t>
      </w:r>
    </w:p>
    <w:p w14:paraId="1305C831" w14:textId="77777777" w:rsidR="00492B27" w:rsidRPr="00731442" w:rsidRDefault="00492B27" w:rsidP="00492B27">
      <w:pPr>
        <w:jc w:val="center"/>
        <w:rPr>
          <w:rFonts w:ascii="Times New Roman" w:hAnsi="Times New Roman" w:cs="Times New Roman"/>
          <w:lang w:val="en-MY"/>
        </w:rPr>
      </w:pPr>
    </w:p>
    <w:p w14:paraId="6565EF2C" w14:textId="77777777" w:rsidR="00A14558" w:rsidRPr="00731442" w:rsidRDefault="00492B27" w:rsidP="00A14558">
      <w:pPr>
        <w:jc w:val="both"/>
        <w:rPr>
          <w:rFonts w:ascii="Times New Roman" w:hAnsi="Times New Roman" w:cs="Times New Roman"/>
        </w:rPr>
      </w:pPr>
      <w:r w:rsidRPr="00731442">
        <w:rPr>
          <w:rFonts w:ascii="Times New Roman" w:hAnsi="Times New Roman" w:cs="Times New Roman"/>
        </w:rPr>
        <w:t>Figure x shows a student updating their profile by first logging into the system, which retrieves and displays their data from the database. The student then edits and saves their profile, causing the system to send the updated data to the database. Finally, the database confirms the update, and the system displays a confirmation message to the student.</w:t>
      </w:r>
    </w:p>
    <w:p w14:paraId="10D6BBDB" w14:textId="0F9CFE47" w:rsidR="00663DE7" w:rsidRPr="00731442" w:rsidRDefault="00A14558" w:rsidP="00A14558">
      <w:pPr>
        <w:rPr>
          <w:rFonts w:ascii="Times New Roman" w:hAnsi="Times New Roman" w:cs="Times New Roman"/>
        </w:rPr>
      </w:pPr>
      <w:r w:rsidRPr="00731442">
        <w:rPr>
          <w:rFonts w:ascii="Times New Roman" w:hAnsi="Times New Roman" w:cs="Times New Roman"/>
        </w:rPr>
        <w:br w:type="page"/>
      </w:r>
      <w:r w:rsidRPr="00731442">
        <w:rPr>
          <w:rFonts w:ascii="Times New Roman" w:hAnsi="Times New Roman" w:cs="Times New Roman"/>
          <w:u w:val="single"/>
          <w:lang w:val="en-MY"/>
        </w:rPr>
        <w:lastRenderedPageBreak/>
        <w:t>View Student Profile (UC3)</w:t>
      </w:r>
    </w:p>
    <w:p w14:paraId="3BFFE85E" w14:textId="62DF6A66" w:rsidR="00663DE7" w:rsidRPr="00731442" w:rsidRDefault="00663DE7" w:rsidP="00492B27">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6FE4FE9A" wp14:editId="3001A6B1">
            <wp:extent cx="4171950" cy="3800475"/>
            <wp:effectExtent l="0" t="0" r="0" b="9525"/>
            <wp:docPr id="1109151275" name="Picture 6" descr="A diagram of a student view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1275" name="Picture 6" descr="A diagram of a student view profil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71950" cy="3800475"/>
                    </a:xfrm>
                    <a:prstGeom prst="rect">
                      <a:avLst/>
                    </a:prstGeom>
                    <a:noFill/>
                    <a:ln>
                      <a:noFill/>
                    </a:ln>
                  </pic:spPr>
                </pic:pic>
              </a:graphicData>
            </a:graphic>
          </wp:inline>
        </w:drawing>
      </w:r>
    </w:p>
    <w:p w14:paraId="5667CFB0" w14:textId="65ABEDCF" w:rsidR="004265F4" w:rsidRPr="00731442" w:rsidRDefault="004265F4" w:rsidP="004265F4">
      <w:pPr>
        <w:jc w:val="center"/>
        <w:rPr>
          <w:rFonts w:ascii="Times New Roman" w:hAnsi="Times New Roman" w:cs="Times New Roman"/>
          <w:lang w:val="en-MY"/>
        </w:rPr>
      </w:pPr>
      <w:r w:rsidRPr="00731442">
        <w:rPr>
          <w:rFonts w:ascii="Times New Roman" w:hAnsi="Times New Roman" w:cs="Times New Roman"/>
          <w:lang w:val="en-MY"/>
        </w:rPr>
        <w:t>Figure x: Activity Diagram of View Student Profile</w:t>
      </w:r>
    </w:p>
    <w:p w14:paraId="3491204B" w14:textId="33E804A3" w:rsidR="007F7A43" w:rsidRPr="00731442" w:rsidRDefault="00492B27" w:rsidP="00492B27">
      <w:pPr>
        <w:jc w:val="both"/>
        <w:rPr>
          <w:rFonts w:ascii="Times New Roman" w:hAnsi="Times New Roman" w:cs="Times New Roman"/>
          <w:lang w:val="en-MY"/>
        </w:rPr>
      </w:pPr>
      <w:r w:rsidRPr="00731442">
        <w:rPr>
          <w:rFonts w:ascii="Times New Roman" w:hAnsi="Times New Roman" w:cs="Times New Roman"/>
        </w:rPr>
        <w:t xml:space="preserve">Figure x shows </w:t>
      </w:r>
      <w:r w:rsidR="00FF71D3" w:rsidRPr="00731442">
        <w:rPr>
          <w:rFonts w:ascii="Times New Roman" w:hAnsi="Times New Roman" w:cs="Times New Roman"/>
        </w:rPr>
        <w:t xml:space="preserve">student viewing their profile. </w:t>
      </w:r>
      <w:r w:rsidRPr="00731442">
        <w:rPr>
          <w:rFonts w:ascii="Times New Roman" w:hAnsi="Times New Roman" w:cs="Times New Roman"/>
        </w:rPr>
        <w:t>The student logs into the system, which retrieves and displays their current information from the database</w:t>
      </w:r>
    </w:p>
    <w:p w14:paraId="1019493B" w14:textId="77777777" w:rsidR="00A14558" w:rsidRPr="00731442" w:rsidRDefault="00A14558">
      <w:pPr>
        <w:rPr>
          <w:rFonts w:ascii="Times New Roman" w:hAnsi="Times New Roman" w:cs="Times New Roman"/>
        </w:rPr>
      </w:pPr>
      <w:r w:rsidRPr="00731442">
        <w:rPr>
          <w:rFonts w:ascii="Times New Roman" w:hAnsi="Times New Roman" w:cs="Times New Roman"/>
        </w:rPr>
        <w:br w:type="page"/>
      </w:r>
    </w:p>
    <w:p w14:paraId="351B256A" w14:textId="28AF8905" w:rsidR="00A14558" w:rsidRPr="00731442" w:rsidRDefault="00A14558" w:rsidP="00A14558">
      <w:pPr>
        <w:rPr>
          <w:rFonts w:ascii="Times New Roman" w:hAnsi="Times New Roman" w:cs="Times New Roman"/>
          <w:u w:val="single"/>
          <w:lang w:val="en-MY"/>
        </w:rPr>
      </w:pPr>
      <w:r w:rsidRPr="00731442">
        <w:rPr>
          <w:rFonts w:ascii="Times New Roman" w:hAnsi="Times New Roman" w:cs="Times New Roman"/>
          <w:u w:val="single"/>
          <w:lang w:val="en-MY"/>
        </w:rPr>
        <w:lastRenderedPageBreak/>
        <w:t>View Registered Course (UC4)</w:t>
      </w:r>
    </w:p>
    <w:p w14:paraId="6D772A33" w14:textId="6C551CEA" w:rsidR="00A14558" w:rsidRPr="00731442" w:rsidRDefault="004265F4" w:rsidP="00A14558">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18433CEA" wp14:editId="7ECEC0A8">
            <wp:extent cx="5943600" cy="4700905"/>
            <wp:effectExtent l="0" t="0" r="0" b="4445"/>
            <wp:docPr id="249492404" name="Picture 19" descr="A diagram of cours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2404" name="Picture 19" descr="A diagram of course registrati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00905"/>
                    </a:xfrm>
                    <a:prstGeom prst="rect">
                      <a:avLst/>
                    </a:prstGeom>
                    <a:noFill/>
                    <a:ln>
                      <a:noFill/>
                    </a:ln>
                  </pic:spPr>
                </pic:pic>
              </a:graphicData>
            </a:graphic>
          </wp:inline>
        </w:drawing>
      </w:r>
    </w:p>
    <w:p w14:paraId="0F9AC670" w14:textId="60AE782A" w:rsidR="00A14558" w:rsidRPr="00731442" w:rsidRDefault="00A14558" w:rsidP="00A14558">
      <w:pPr>
        <w:jc w:val="center"/>
        <w:rPr>
          <w:rFonts w:ascii="Times New Roman" w:hAnsi="Times New Roman" w:cs="Times New Roman"/>
          <w:lang w:val="en-MY"/>
        </w:rPr>
      </w:pPr>
      <w:r w:rsidRPr="00731442">
        <w:rPr>
          <w:rFonts w:ascii="Times New Roman" w:hAnsi="Times New Roman" w:cs="Times New Roman"/>
          <w:lang w:val="en-MY"/>
        </w:rPr>
        <w:t>Figure x</w:t>
      </w:r>
      <w:r w:rsidR="004265F4" w:rsidRPr="00731442">
        <w:rPr>
          <w:rFonts w:ascii="Times New Roman" w:hAnsi="Times New Roman" w:cs="Times New Roman"/>
          <w:lang w:val="en-MY"/>
        </w:rPr>
        <w:t>: Activity Diagram of View Registered Course</w:t>
      </w:r>
    </w:p>
    <w:p w14:paraId="0652C002" w14:textId="77777777" w:rsidR="004265F4" w:rsidRPr="00731442" w:rsidRDefault="004265F4" w:rsidP="004265F4">
      <w:pPr>
        <w:jc w:val="both"/>
        <w:rPr>
          <w:rFonts w:ascii="Times New Roman" w:hAnsi="Times New Roman" w:cs="Times New Roman"/>
        </w:rPr>
      </w:pPr>
      <w:r w:rsidRPr="00731442">
        <w:rPr>
          <w:rFonts w:ascii="Times New Roman" w:hAnsi="Times New Roman" w:cs="Times New Roman"/>
          <w:lang w:val="en-MY"/>
        </w:rPr>
        <w:t xml:space="preserve">Figure x shows the sequence diagram of student changing password. </w:t>
      </w:r>
      <w:r w:rsidRPr="00731442">
        <w:rPr>
          <w:rFonts w:ascii="Times New Roman" w:hAnsi="Times New Roman" w:cs="Times New Roman"/>
        </w:rPr>
        <w:t xml:space="preserve">This sequence begins with a student logging in, which retrieves and displays their profile from the student database. In edit mode, the student can optionally change their password and updates it into the database. Finally, the student saves their updated profile details, the system commits the changes to the database, and a success confirmation is displayed to the student. </w:t>
      </w:r>
    </w:p>
    <w:p w14:paraId="1B263CAF" w14:textId="77777777" w:rsidR="00FF71D3" w:rsidRPr="00731442" w:rsidRDefault="00FF71D3" w:rsidP="00FF71D3">
      <w:pPr>
        <w:jc w:val="both"/>
        <w:rPr>
          <w:rFonts w:ascii="Times New Roman" w:hAnsi="Times New Roman" w:cs="Times New Roman"/>
        </w:rPr>
      </w:pPr>
    </w:p>
    <w:p w14:paraId="5975579F" w14:textId="77777777" w:rsidR="00FF71D3" w:rsidRPr="00731442" w:rsidRDefault="00FF71D3">
      <w:pPr>
        <w:rPr>
          <w:rFonts w:ascii="Times New Roman" w:eastAsia="Times New Roman" w:hAnsi="Times New Roman" w:cs="Times New Roman"/>
          <w:b/>
          <w:bCs/>
          <w:color w:val="0F4761" w:themeColor="accent1" w:themeShade="BF"/>
          <w:lang w:val="en-MY"/>
        </w:rPr>
      </w:pPr>
      <w:bookmarkStart w:id="80" w:name="_Toc401993905"/>
      <w:r w:rsidRPr="00731442">
        <w:rPr>
          <w:rFonts w:ascii="Times New Roman" w:eastAsia="Times New Roman" w:hAnsi="Times New Roman" w:cs="Times New Roman"/>
          <w:b/>
          <w:bCs/>
          <w:lang w:val="en-MY"/>
        </w:rPr>
        <w:br w:type="page"/>
      </w:r>
    </w:p>
    <w:p w14:paraId="55951FF3" w14:textId="09DF6012" w:rsidR="009E4F4E" w:rsidRPr="00731442" w:rsidRDefault="637B8695" w:rsidP="2BAA8972">
      <w:pPr>
        <w:pStyle w:val="Heading3"/>
        <w:jc w:val="both"/>
        <w:rPr>
          <w:rFonts w:ascii="Times New Roman" w:eastAsia="Times New Roman" w:hAnsi="Times New Roman" w:cs="Times New Roman"/>
          <w:b/>
          <w:bCs/>
          <w:sz w:val="24"/>
          <w:szCs w:val="24"/>
          <w:lang w:val="en-MY"/>
        </w:rPr>
      </w:pPr>
      <w:r w:rsidRPr="00731442">
        <w:rPr>
          <w:rFonts w:ascii="Times New Roman" w:eastAsia="Times New Roman" w:hAnsi="Times New Roman" w:cs="Times New Roman"/>
          <w:b/>
          <w:bCs/>
          <w:sz w:val="24"/>
          <w:szCs w:val="24"/>
          <w:lang w:val="en-MY"/>
        </w:rPr>
        <w:lastRenderedPageBreak/>
        <w:t>4.</w:t>
      </w:r>
      <w:r w:rsidR="367A074F"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w:t>
      </w:r>
      <w:r w:rsidR="4F0E96F4" w:rsidRPr="00731442">
        <w:rPr>
          <w:rFonts w:ascii="Times New Roman" w:eastAsia="Times New Roman" w:hAnsi="Times New Roman" w:cs="Times New Roman"/>
          <w:b/>
          <w:bCs/>
          <w:sz w:val="24"/>
          <w:szCs w:val="24"/>
          <w:lang w:val="en-MY"/>
        </w:rPr>
        <w:t>8</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DATABASE DESIGN</w:t>
      </w:r>
      <w:bookmarkEnd w:id="80"/>
    </w:p>
    <w:p w14:paraId="77F598DB" w14:textId="1E8F9E8D" w:rsidR="00FF71D3" w:rsidRPr="00731442" w:rsidRDefault="00FF71D3" w:rsidP="00FF71D3">
      <w:pPr>
        <w:rPr>
          <w:rFonts w:ascii="Times New Roman" w:hAnsi="Times New Roman" w:cs="Times New Roman"/>
          <w:lang w:val="en-MY"/>
        </w:rPr>
      </w:pPr>
      <w:r w:rsidRPr="00731442">
        <w:rPr>
          <w:rFonts w:ascii="Times New Roman" w:hAnsi="Times New Roman" w:cs="Times New Roman"/>
          <w:lang w:val="en-MY"/>
        </w:rPr>
        <w:t>Figure x</w:t>
      </w:r>
      <w:r w:rsidRPr="00FF71D3">
        <w:rPr>
          <w:rFonts w:ascii="Times New Roman" w:hAnsi="Times New Roman" w:cs="Times New Roman"/>
          <w:lang w:val="en-MY"/>
        </w:rPr>
        <w:t xml:space="preserve"> outlines the database structure for a registration system, cent</w:t>
      </w:r>
      <w:r w:rsidR="00884E73" w:rsidRPr="00731442">
        <w:rPr>
          <w:rFonts w:ascii="Times New Roman" w:hAnsi="Times New Roman" w:cs="Times New Roman"/>
          <w:lang w:val="en-MY"/>
        </w:rPr>
        <w:t>r</w:t>
      </w:r>
      <w:r w:rsidRPr="00FF71D3">
        <w:rPr>
          <w:rFonts w:ascii="Times New Roman" w:hAnsi="Times New Roman" w:cs="Times New Roman"/>
          <w:lang w:val="en-MY"/>
        </w:rPr>
        <w:t xml:space="preserve">ed around three tables: </w:t>
      </w:r>
      <w:r w:rsidRPr="00FF71D3">
        <w:rPr>
          <w:rFonts w:ascii="Times New Roman" w:hAnsi="Times New Roman" w:cs="Times New Roman"/>
          <w:b/>
          <w:bCs/>
          <w:lang w:val="en-MY"/>
        </w:rPr>
        <w:t>STUDENT</w:t>
      </w:r>
      <w:r w:rsidRPr="00FF71D3">
        <w:rPr>
          <w:rFonts w:ascii="Times New Roman" w:hAnsi="Times New Roman" w:cs="Times New Roman"/>
          <w:lang w:val="en-MY"/>
        </w:rPr>
        <w:t xml:space="preserve">, </w:t>
      </w:r>
      <w:r w:rsidRPr="00FF71D3">
        <w:rPr>
          <w:rFonts w:ascii="Times New Roman" w:hAnsi="Times New Roman" w:cs="Times New Roman"/>
          <w:b/>
          <w:bCs/>
          <w:lang w:val="en-MY"/>
        </w:rPr>
        <w:t>COURSE</w:t>
      </w:r>
      <w:r w:rsidRPr="00FF71D3">
        <w:rPr>
          <w:rFonts w:ascii="Times New Roman" w:hAnsi="Times New Roman" w:cs="Times New Roman"/>
          <w:lang w:val="en-MY"/>
        </w:rPr>
        <w:t xml:space="preserve">, and </w:t>
      </w:r>
      <w:r w:rsidRPr="00FF71D3">
        <w:rPr>
          <w:rFonts w:ascii="Times New Roman" w:hAnsi="Times New Roman" w:cs="Times New Roman"/>
          <w:b/>
          <w:bCs/>
          <w:lang w:val="en-MY"/>
        </w:rPr>
        <w:t>REGISTRATION</w:t>
      </w:r>
      <w:r w:rsidRPr="00FF71D3">
        <w:rPr>
          <w:rFonts w:ascii="Times New Roman" w:hAnsi="Times New Roman" w:cs="Times New Roman"/>
          <w:lang w:val="en-MY"/>
        </w:rPr>
        <w:t xml:space="preserve">. A </w:t>
      </w:r>
      <w:r w:rsidRPr="00FF71D3">
        <w:rPr>
          <w:rFonts w:ascii="Times New Roman" w:hAnsi="Times New Roman" w:cs="Times New Roman"/>
          <w:b/>
          <w:bCs/>
          <w:lang w:val="en-MY"/>
        </w:rPr>
        <w:t>STUDENT</w:t>
      </w:r>
      <w:r w:rsidRPr="00FF71D3">
        <w:rPr>
          <w:rFonts w:ascii="Times New Roman" w:hAnsi="Times New Roman" w:cs="Times New Roman"/>
          <w:lang w:val="en-MY"/>
        </w:rPr>
        <w:t xml:space="preserve">, identified by a student_id, can have multiple registration records. Similarly, a </w:t>
      </w:r>
      <w:r w:rsidRPr="00FF71D3">
        <w:rPr>
          <w:rFonts w:ascii="Times New Roman" w:hAnsi="Times New Roman" w:cs="Times New Roman"/>
          <w:b/>
          <w:bCs/>
          <w:lang w:val="en-MY"/>
        </w:rPr>
        <w:t>COURSE</w:t>
      </w:r>
      <w:r w:rsidRPr="00FF71D3">
        <w:rPr>
          <w:rFonts w:ascii="Times New Roman" w:hAnsi="Times New Roman" w:cs="Times New Roman"/>
          <w:lang w:val="en-MY"/>
        </w:rPr>
        <w:t xml:space="preserve">, identified by a course_id, can be included in many registrations. The </w:t>
      </w:r>
      <w:r w:rsidRPr="00FF71D3">
        <w:rPr>
          <w:rFonts w:ascii="Times New Roman" w:hAnsi="Times New Roman" w:cs="Times New Roman"/>
          <w:b/>
          <w:bCs/>
          <w:lang w:val="en-MY"/>
        </w:rPr>
        <w:t>REGISTRATION</w:t>
      </w:r>
      <w:r w:rsidRPr="00FF71D3">
        <w:rPr>
          <w:rFonts w:ascii="Times New Roman" w:hAnsi="Times New Roman" w:cs="Times New Roman"/>
          <w:lang w:val="en-MY"/>
        </w:rPr>
        <w:t xml:space="preserve"> table serves as the link between the two, using foreign keys to connect students to courses while storing specific enrollment details like the semester and registration_date.</w:t>
      </w:r>
    </w:p>
    <w:p w14:paraId="49FE987B" w14:textId="77777777" w:rsidR="00FF71D3" w:rsidRPr="00731442" w:rsidRDefault="00FF71D3" w:rsidP="00FF71D3">
      <w:pPr>
        <w:rPr>
          <w:rFonts w:ascii="Times New Roman" w:hAnsi="Times New Roman" w:cs="Times New Roman"/>
          <w:lang w:val="en-MY"/>
        </w:rPr>
      </w:pPr>
    </w:p>
    <w:p w14:paraId="6A444765" w14:textId="5873ED5E" w:rsidR="00FF71D3" w:rsidRPr="00731442" w:rsidRDefault="00FF71D3" w:rsidP="00FF71D3">
      <w:pPr>
        <w:jc w:val="center"/>
        <w:rPr>
          <w:rFonts w:ascii="Times New Roman" w:hAnsi="Times New Roman" w:cs="Times New Roman"/>
          <w:lang w:val="en-MY"/>
        </w:rPr>
      </w:pPr>
      <w:r w:rsidRPr="00731442">
        <w:rPr>
          <w:rFonts w:ascii="Times New Roman" w:hAnsi="Times New Roman" w:cs="Times New Roman"/>
          <w:noProof/>
        </w:rPr>
        <w:drawing>
          <wp:inline distT="0" distB="0" distL="0" distR="0" wp14:anchorId="72661CC4" wp14:editId="526A8170">
            <wp:extent cx="5166995" cy="3476625"/>
            <wp:effectExtent l="0" t="0" r="0" b="9525"/>
            <wp:docPr id="78642086" name="Picture 8"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2086" name="Picture 8" descr="A diagram of a stude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6995" cy="3476625"/>
                    </a:xfrm>
                    <a:prstGeom prst="rect">
                      <a:avLst/>
                    </a:prstGeom>
                    <a:noFill/>
                    <a:ln>
                      <a:noFill/>
                    </a:ln>
                  </pic:spPr>
                </pic:pic>
              </a:graphicData>
            </a:graphic>
          </wp:inline>
        </w:drawing>
      </w:r>
    </w:p>
    <w:p w14:paraId="4DD174B9" w14:textId="780F8AAD" w:rsidR="00FF71D3" w:rsidRPr="00FF71D3" w:rsidRDefault="00FF71D3" w:rsidP="00FF71D3">
      <w:pPr>
        <w:jc w:val="center"/>
        <w:rPr>
          <w:rFonts w:ascii="Times New Roman" w:hAnsi="Times New Roman" w:cs="Times New Roman"/>
          <w:lang w:val="en-MY"/>
        </w:rPr>
      </w:pPr>
      <w:r w:rsidRPr="00731442">
        <w:rPr>
          <w:rFonts w:ascii="Times New Roman" w:hAnsi="Times New Roman" w:cs="Times New Roman"/>
          <w:lang w:val="en-MY"/>
        </w:rPr>
        <w:t xml:space="preserve">Figure </w:t>
      </w:r>
      <w:r w:rsidR="00A14558" w:rsidRPr="00731442">
        <w:rPr>
          <w:rFonts w:ascii="Times New Roman" w:hAnsi="Times New Roman" w:cs="Times New Roman"/>
          <w:lang w:val="en-MY"/>
        </w:rPr>
        <w:t>x</w:t>
      </w:r>
      <w:r w:rsidR="004265F4" w:rsidRPr="00731442">
        <w:rPr>
          <w:rFonts w:ascii="Times New Roman" w:hAnsi="Times New Roman" w:cs="Times New Roman"/>
          <w:lang w:val="en-MY"/>
        </w:rPr>
        <w:t>: ERD of Course Registration System (Manage Student Profile Module)</w:t>
      </w:r>
    </w:p>
    <w:p w14:paraId="1B46B0B6" w14:textId="77777777" w:rsidR="00FF71D3" w:rsidRPr="00731442" w:rsidRDefault="00FF71D3" w:rsidP="00FF71D3">
      <w:pPr>
        <w:rPr>
          <w:rFonts w:ascii="Times New Roman" w:hAnsi="Times New Roman" w:cs="Times New Roman"/>
          <w:lang w:val="en-MY"/>
        </w:rPr>
      </w:pPr>
    </w:p>
    <w:p w14:paraId="59DD0A79" w14:textId="6DBBFE78" w:rsidR="009E4F4E" w:rsidRPr="00731442" w:rsidRDefault="637B8695" w:rsidP="2BAA8972">
      <w:pPr>
        <w:pStyle w:val="Heading3"/>
        <w:jc w:val="both"/>
        <w:rPr>
          <w:rFonts w:ascii="Times New Roman" w:eastAsia="Times New Roman" w:hAnsi="Times New Roman" w:cs="Times New Roman"/>
          <w:b/>
          <w:bCs/>
          <w:sz w:val="24"/>
          <w:szCs w:val="24"/>
          <w:lang w:val="en-MY"/>
        </w:rPr>
      </w:pPr>
      <w:bookmarkStart w:id="81" w:name="_Toc1704290303"/>
      <w:r w:rsidRPr="00731442">
        <w:rPr>
          <w:rFonts w:ascii="Times New Roman" w:eastAsia="Times New Roman" w:hAnsi="Times New Roman" w:cs="Times New Roman"/>
          <w:b/>
          <w:bCs/>
          <w:sz w:val="24"/>
          <w:szCs w:val="24"/>
          <w:lang w:val="en-MY"/>
        </w:rPr>
        <w:t>4.</w:t>
      </w:r>
      <w:r w:rsidR="3C7BEE6D" w:rsidRPr="00731442">
        <w:rPr>
          <w:rFonts w:ascii="Times New Roman" w:eastAsia="Times New Roman" w:hAnsi="Times New Roman" w:cs="Times New Roman"/>
          <w:b/>
          <w:bCs/>
          <w:sz w:val="24"/>
          <w:szCs w:val="24"/>
          <w:lang w:val="en-MY"/>
        </w:rPr>
        <w:t>8</w:t>
      </w:r>
      <w:r w:rsidRPr="00731442">
        <w:rPr>
          <w:rFonts w:ascii="Times New Roman" w:eastAsia="Times New Roman" w:hAnsi="Times New Roman" w:cs="Times New Roman"/>
          <w:b/>
          <w:bCs/>
          <w:sz w:val="24"/>
          <w:szCs w:val="24"/>
          <w:lang w:val="en-MY"/>
        </w:rPr>
        <w:t>.</w:t>
      </w:r>
      <w:r w:rsidR="3D8374FB" w:rsidRPr="00731442">
        <w:rPr>
          <w:rFonts w:ascii="Times New Roman" w:eastAsia="Times New Roman" w:hAnsi="Times New Roman" w:cs="Times New Roman"/>
          <w:b/>
          <w:bCs/>
          <w:sz w:val="24"/>
          <w:szCs w:val="24"/>
          <w:lang w:val="en-MY"/>
        </w:rPr>
        <w:t>9</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INTERFACE DESIGN</w:t>
      </w:r>
      <w:bookmarkEnd w:id="81"/>
    </w:p>
    <w:p w14:paraId="311DEEBC" w14:textId="4E1DBFEA" w:rsidR="00A14558" w:rsidRPr="00731442" w:rsidRDefault="004265F4" w:rsidP="004265F4">
      <w:pPr>
        <w:jc w:val="both"/>
        <w:rPr>
          <w:rFonts w:ascii="Times New Roman" w:hAnsi="Times New Roman" w:cs="Times New Roman"/>
          <w:lang w:val="en-MY"/>
        </w:rPr>
      </w:pPr>
      <w:r w:rsidRPr="00731442">
        <w:rPr>
          <w:rFonts w:ascii="Times New Roman" w:hAnsi="Times New Roman" w:cs="Times New Roman"/>
          <w:lang w:val="en-MY"/>
        </w:rPr>
        <w:t xml:space="preserve">This section details on interface design based on all the use case that have been described. UI/UX design is crucial for creating products that are not only visually appealing but also easy to use. Good UI (User Interface) design focuses on the look and layout of a product, while UX (User Experience) design ensures that the product is user-friendly and meets the needs of the users.  </w:t>
      </w:r>
    </w:p>
    <w:p w14:paraId="7EB8E4EC" w14:textId="7F0CCFDA" w:rsidR="009E4F4E" w:rsidRPr="00731442" w:rsidRDefault="009E4F4E" w:rsidP="004265F4">
      <w:pPr>
        <w:keepNext/>
        <w:keepLines/>
        <w:jc w:val="center"/>
        <w:rPr>
          <w:rFonts w:ascii="Times New Roman" w:eastAsia="Times New Roman" w:hAnsi="Times New Roman" w:cs="Times New Roman"/>
          <w:lang w:val="en-MY"/>
        </w:rPr>
      </w:pPr>
    </w:p>
    <w:p w14:paraId="3FD4B2EC" w14:textId="677DD953" w:rsidR="004265F4" w:rsidRPr="00731442" w:rsidRDefault="004265F4" w:rsidP="004265F4">
      <w:pPr>
        <w:keepNext/>
        <w:keepLines/>
        <w:jc w:val="center"/>
        <w:rPr>
          <w:rFonts w:ascii="Times New Roman" w:eastAsia="Times New Roman" w:hAnsi="Times New Roman" w:cs="Times New Roman"/>
          <w:lang w:val="en-MY"/>
        </w:rPr>
      </w:pPr>
      <w:r w:rsidRPr="00731442">
        <w:rPr>
          <w:rFonts w:ascii="Times New Roman" w:eastAsia="Times New Roman" w:hAnsi="Times New Roman" w:cs="Times New Roman"/>
          <w:lang w:val="en-MY"/>
        </w:rPr>
        <w:t>Figure x: Dashboard Interface</w:t>
      </w:r>
    </w:p>
    <w:p w14:paraId="6295C7B0" w14:textId="77777777" w:rsidR="004265F4" w:rsidRPr="00731442" w:rsidRDefault="004265F4" w:rsidP="004265F4">
      <w:pPr>
        <w:keepNext/>
        <w:keepLines/>
        <w:jc w:val="center"/>
        <w:rPr>
          <w:rFonts w:ascii="Times New Roman" w:eastAsia="Times New Roman" w:hAnsi="Times New Roman" w:cs="Times New Roman"/>
          <w:lang w:val="en-MY"/>
        </w:rPr>
      </w:pPr>
    </w:p>
    <w:p w14:paraId="52B031A2" w14:textId="298EE1B2" w:rsidR="00A845B1" w:rsidRPr="00731442" w:rsidRDefault="00A845B1" w:rsidP="2BAA8972">
      <w:pPr>
        <w:keepNext/>
        <w:keepLines/>
        <w:jc w:val="both"/>
        <w:rPr>
          <w:rFonts w:ascii="Times New Roman" w:eastAsia="Times New Roman" w:hAnsi="Times New Roman" w:cs="Times New Roman"/>
          <w:lang w:val="en-MY"/>
        </w:rPr>
      </w:pPr>
    </w:p>
    <w:p w14:paraId="493F2549" w14:textId="42D99B14" w:rsidR="004265F4" w:rsidRPr="00731442" w:rsidRDefault="004265F4" w:rsidP="004265F4">
      <w:pPr>
        <w:keepNext/>
        <w:keepLines/>
        <w:jc w:val="center"/>
        <w:rPr>
          <w:rFonts w:ascii="Times New Roman" w:eastAsia="Times New Roman" w:hAnsi="Times New Roman" w:cs="Times New Roman"/>
          <w:lang w:val="en-MY"/>
        </w:rPr>
      </w:pPr>
      <w:r w:rsidRPr="00731442">
        <w:rPr>
          <w:rFonts w:ascii="Times New Roman" w:eastAsia="Times New Roman" w:hAnsi="Times New Roman" w:cs="Times New Roman"/>
          <w:lang w:val="en-MY"/>
        </w:rPr>
        <w:t>Figure x Registered Courses Interface</w:t>
      </w:r>
    </w:p>
    <w:p w14:paraId="048C3382" w14:textId="77777777" w:rsidR="004265F4" w:rsidRPr="00731442" w:rsidRDefault="004265F4" w:rsidP="004265F4">
      <w:pPr>
        <w:keepNext/>
        <w:keepLines/>
        <w:jc w:val="center"/>
        <w:rPr>
          <w:rFonts w:ascii="Times New Roman" w:eastAsia="Times New Roman" w:hAnsi="Times New Roman" w:cs="Times New Roman"/>
          <w:lang w:val="en-MY"/>
        </w:rPr>
      </w:pPr>
    </w:p>
    <w:p w14:paraId="7D54B8A8" w14:textId="69753B1C" w:rsidR="00A845B1" w:rsidRPr="00731442" w:rsidRDefault="00A845B1" w:rsidP="2BAA8972">
      <w:pPr>
        <w:keepNext/>
        <w:keepLines/>
        <w:jc w:val="both"/>
        <w:rPr>
          <w:rFonts w:ascii="Times New Roman" w:eastAsia="Times New Roman" w:hAnsi="Times New Roman" w:cs="Times New Roman"/>
          <w:lang w:val="en-MY"/>
        </w:rPr>
      </w:pPr>
    </w:p>
    <w:p w14:paraId="0D7A0645" w14:textId="11A0A347" w:rsidR="00A845B1" w:rsidRPr="00731442" w:rsidRDefault="004265F4" w:rsidP="004265F4">
      <w:pPr>
        <w:keepNext/>
        <w:keepLines/>
        <w:jc w:val="center"/>
        <w:rPr>
          <w:rFonts w:ascii="Times New Roman" w:eastAsia="Times New Roman" w:hAnsi="Times New Roman" w:cs="Times New Roman"/>
          <w:lang w:val="en-MY"/>
        </w:rPr>
      </w:pPr>
      <w:r w:rsidRPr="00731442">
        <w:rPr>
          <w:rFonts w:ascii="Times New Roman" w:eastAsia="Times New Roman" w:hAnsi="Times New Roman" w:cs="Times New Roman"/>
          <w:lang w:val="en-MY"/>
        </w:rPr>
        <w:t>Figure x: Edit Profile and Password Interface</w:t>
      </w:r>
    </w:p>
    <w:p w14:paraId="6927D285" w14:textId="522E395C" w:rsidR="009E4F4E" w:rsidRPr="00731442" w:rsidRDefault="0BA5A4CB" w:rsidP="2BAA8972">
      <w:pPr>
        <w:pStyle w:val="Heading2"/>
        <w:spacing w:line="360" w:lineRule="auto"/>
        <w:jc w:val="both"/>
        <w:rPr>
          <w:rFonts w:ascii="Times New Roman" w:eastAsia="Times New Roman" w:hAnsi="Times New Roman" w:cs="Times New Roman"/>
          <w:sz w:val="24"/>
          <w:szCs w:val="24"/>
        </w:rPr>
      </w:pPr>
      <w:bookmarkStart w:id="82" w:name="_Toc1383802221"/>
      <w:r w:rsidRPr="00731442">
        <w:rPr>
          <w:rFonts w:ascii="Times New Roman" w:eastAsia="Times New Roman" w:hAnsi="Times New Roman" w:cs="Times New Roman"/>
          <w:b/>
          <w:bCs/>
          <w:sz w:val="24"/>
          <w:szCs w:val="24"/>
          <w:lang w:val="en-MY"/>
        </w:rPr>
        <w:t>4.</w:t>
      </w:r>
      <w:r w:rsidR="2543B4E3" w:rsidRPr="00731442">
        <w:rPr>
          <w:rFonts w:ascii="Times New Roman" w:eastAsia="Times New Roman" w:hAnsi="Times New Roman" w:cs="Times New Roman"/>
          <w:b/>
          <w:bCs/>
          <w:sz w:val="24"/>
          <w:szCs w:val="24"/>
          <w:lang w:val="en-MY"/>
        </w:rPr>
        <w:t>9</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SUMMARY</w:t>
      </w:r>
      <w:bookmarkEnd w:id="82"/>
    </w:p>
    <w:p w14:paraId="092441E7" w14:textId="60B31BA4" w:rsidR="3FF4D1C3" w:rsidRPr="00731442" w:rsidRDefault="3FF4D1C3" w:rsidP="2BAA8972">
      <w:pPr>
        <w:keepNext/>
        <w:keepLines/>
        <w:jc w:val="both"/>
        <w:rPr>
          <w:rFonts w:ascii="Times New Roman" w:eastAsia="Times New Roman" w:hAnsi="Times New Roman" w:cs="Times New Roman"/>
        </w:rPr>
      </w:pPr>
      <w:r w:rsidRPr="00731442">
        <w:rPr>
          <w:rFonts w:ascii="Times New Roman" w:eastAsia="Times New Roman" w:hAnsi="Times New Roman" w:cs="Times New Roman"/>
        </w:rPr>
        <w:t xml:space="preserve">This chapter has detailed the comprehensive analysis and design of the proposed Enterprise Architecture for </w:t>
      </w:r>
      <w:r w:rsidR="3FA31F15" w:rsidRPr="00731442">
        <w:rPr>
          <w:rFonts w:ascii="Times New Roman" w:eastAsia="Times New Roman" w:hAnsi="Times New Roman" w:cs="Times New Roman"/>
        </w:rPr>
        <w:t>Universiti Tun Hussein Onn (</w:t>
      </w:r>
      <w:r w:rsidRPr="00731442">
        <w:rPr>
          <w:rFonts w:ascii="Times New Roman" w:eastAsia="Times New Roman" w:hAnsi="Times New Roman" w:cs="Times New Roman"/>
        </w:rPr>
        <w:t>UTHM</w:t>
      </w:r>
      <w:r w:rsidR="76090BF1" w:rsidRPr="00731442">
        <w:rPr>
          <w:rFonts w:ascii="Times New Roman" w:eastAsia="Times New Roman" w:hAnsi="Times New Roman" w:cs="Times New Roman"/>
        </w:rPr>
        <w:t>). The study began with an analysis of UTHM’s organizational structure and current system environment</w:t>
      </w:r>
      <w:r w:rsidRPr="00731442">
        <w:rPr>
          <w:rFonts w:ascii="Times New Roman" w:eastAsia="Times New Roman" w:hAnsi="Times New Roman" w:cs="Times New Roman"/>
        </w:rPr>
        <w:t>,</w:t>
      </w:r>
      <w:r w:rsidR="6F7F94C8" w:rsidRPr="00731442">
        <w:rPr>
          <w:rFonts w:ascii="Times New Roman" w:eastAsia="Times New Roman" w:hAnsi="Times New Roman" w:cs="Times New Roman"/>
        </w:rPr>
        <w:t xml:space="preserve"> identifying critical challenges such as data silos, manual data transfer, and reliance on legacy infrastructure like</w:t>
      </w:r>
      <w:r w:rsidR="16B1794A" w:rsidRPr="00731442">
        <w:rPr>
          <w:rFonts w:ascii="Times New Roman" w:eastAsia="Times New Roman" w:hAnsi="Times New Roman" w:cs="Times New Roman"/>
        </w:rPr>
        <w:t xml:space="preserve"> SMAP and ePayment</w:t>
      </w:r>
      <w:r w:rsidR="6CD3AA00" w:rsidRPr="00731442">
        <w:rPr>
          <w:rFonts w:ascii="Times New Roman" w:eastAsia="Times New Roman" w:hAnsi="Times New Roman" w:cs="Times New Roman"/>
        </w:rPr>
        <w:t>. The requirements gathering phase, conducted through interviews and site visits,</w:t>
      </w:r>
      <w:r w:rsidR="16B1794A" w:rsidRPr="00731442">
        <w:rPr>
          <w:rFonts w:ascii="Times New Roman" w:eastAsia="Times New Roman" w:hAnsi="Times New Roman" w:cs="Times New Roman"/>
        </w:rPr>
        <w:t xml:space="preserve"> highlight</w:t>
      </w:r>
      <w:r w:rsidR="44618ACE" w:rsidRPr="00731442">
        <w:rPr>
          <w:rFonts w:ascii="Times New Roman" w:eastAsia="Times New Roman" w:hAnsi="Times New Roman" w:cs="Times New Roman"/>
        </w:rPr>
        <w:t>ed</w:t>
      </w:r>
      <w:r w:rsidR="16B1794A" w:rsidRPr="00731442">
        <w:rPr>
          <w:rFonts w:ascii="Times New Roman" w:eastAsia="Times New Roman" w:hAnsi="Times New Roman" w:cs="Times New Roman"/>
        </w:rPr>
        <w:t xml:space="preserve"> the need for a unified platform to support the university’s 20230 digital tr</w:t>
      </w:r>
      <w:r w:rsidR="3A8C1F8B" w:rsidRPr="00731442">
        <w:rPr>
          <w:rFonts w:ascii="Times New Roman" w:eastAsia="Times New Roman" w:hAnsi="Times New Roman" w:cs="Times New Roman"/>
        </w:rPr>
        <w:t>ansformation vision.</w:t>
      </w:r>
    </w:p>
    <w:p w14:paraId="0806CB91" w14:textId="2DC2187D" w:rsidR="01AADEB1" w:rsidRPr="00731442" w:rsidRDefault="01AADEB1" w:rsidP="2BAA8972">
      <w:pPr>
        <w:keepNext/>
        <w:keepLines/>
        <w:ind w:firstLine="720"/>
        <w:jc w:val="both"/>
        <w:rPr>
          <w:rFonts w:ascii="Times New Roman" w:eastAsia="Times New Roman" w:hAnsi="Times New Roman" w:cs="Times New Roman"/>
        </w:rPr>
      </w:pPr>
      <w:r w:rsidRPr="00731442">
        <w:rPr>
          <w:rFonts w:ascii="Times New Roman" w:eastAsia="Times New Roman" w:hAnsi="Times New Roman" w:cs="Times New Roman"/>
        </w:rPr>
        <w:t>Based on these findings, the chapter detailed the “AS-IS” architecture to document the existing gaps, followed by the proposed “TO-BE” architecture. The proposed design adopts the TOGAP framework to restruc</w:t>
      </w:r>
      <w:r w:rsidR="4D378E14" w:rsidRPr="00731442">
        <w:rPr>
          <w:rFonts w:ascii="Times New Roman" w:eastAsia="Times New Roman" w:hAnsi="Times New Roman" w:cs="Times New Roman"/>
        </w:rPr>
        <w:t>ture the Business, Data, Application, and Technology layers, ensuring better alignment between IT capabilities and UTHM’s strategic objectives. Key improvements include the int</w:t>
      </w:r>
      <w:r w:rsidR="1BE56153" w:rsidRPr="00731442">
        <w:rPr>
          <w:rFonts w:ascii="Times New Roman" w:eastAsia="Times New Roman" w:hAnsi="Times New Roman" w:cs="Times New Roman"/>
        </w:rPr>
        <w:t xml:space="preserve">roduction of a hybrid database model (combining SQL and NoSQL) to handle diverse academic data and the implementation of a robust Implementation Governance framework to standardize future IT </w:t>
      </w:r>
      <w:r w:rsidR="0708E2CD" w:rsidRPr="00731442">
        <w:rPr>
          <w:rFonts w:ascii="Times New Roman" w:eastAsia="Times New Roman" w:hAnsi="Times New Roman" w:cs="Times New Roman"/>
        </w:rPr>
        <w:t>developments. Ultimately, this chapter establishes the architectural blueprint required to transition UTHM towards a fully integrated, cloud-enabled Smart Campus environment.</w:t>
      </w:r>
    </w:p>
    <w:p w14:paraId="2230C806" w14:textId="05320855" w:rsidR="009E4F4E" w:rsidRPr="00731442" w:rsidRDefault="009E4F4E" w:rsidP="2BAA8972">
      <w:pPr>
        <w:keepNext/>
        <w:keepLines/>
        <w:jc w:val="both"/>
        <w:rPr>
          <w:rFonts w:ascii="Times New Roman" w:eastAsia="Times New Roman" w:hAnsi="Times New Roman" w:cs="Times New Roman"/>
          <w:lang w:val="en-MY"/>
        </w:rPr>
      </w:pPr>
    </w:p>
    <w:p w14:paraId="78370A58" w14:textId="14B8B098" w:rsidR="009E4F4E" w:rsidRPr="00731442" w:rsidRDefault="009E4F4E" w:rsidP="2BAA8972">
      <w:pPr>
        <w:keepNext/>
        <w:keepLines/>
        <w:jc w:val="both"/>
        <w:rPr>
          <w:rFonts w:ascii="Times New Roman" w:eastAsia="Times New Roman" w:hAnsi="Times New Roman" w:cs="Times New Roman"/>
          <w:lang w:val="en-MY"/>
        </w:rPr>
      </w:pPr>
    </w:p>
    <w:p w14:paraId="6A06D9E6" w14:textId="1B7674FE" w:rsidR="009E4F4E" w:rsidRPr="00731442" w:rsidRDefault="0011163A" w:rsidP="2BAA8972">
      <w:pPr>
        <w:jc w:val="both"/>
        <w:rPr>
          <w:rFonts w:ascii="Times New Roman" w:eastAsia="Times New Roman" w:hAnsi="Times New Roman" w:cs="Times New Roman"/>
        </w:rPr>
      </w:pPr>
      <w:r w:rsidRPr="00731442">
        <w:rPr>
          <w:rFonts w:ascii="Times New Roman" w:eastAsia="Times New Roman" w:hAnsi="Times New Roman" w:cs="Times New Roman"/>
        </w:rPr>
        <w:br w:type="page"/>
      </w:r>
    </w:p>
    <w:p w14:paraId="31DE2710" w14:textId="6CB4BA15" w:rsidR="009E4F4E" w:rsidRPr="00731442" w:rsidRDefault="6D7456AC">
      <w:pPr>
        <w:pStyle w:val="Heading1"/>
        <w:jc w:val="center"/>
        <w:rPr>
          <w:rFonts w:ascii="Times New Roman" w:eastAsia="Times New Roman" w:hAnsi="Times New Roman" w:cs="Times New Roman"/>
          <w:sz w:val="24"/>
          <w:szCs w:val="24"/>
        </w:rPr>
        <w:pPrChange w:id="83" w:author="Guest User" w:date="2025-12-28T09:48:00Z">
          <w:pPr>
            <w:pStyle w:val="Heading1"/>
            <w:jc w:val="both"/>
          </w:pPr>
        </w:pPrChange>
      </w:pPr>
      <w:bookmarkStart w:id="84" w:name="_Toc44987328"/>
      <w:r w:rsidRPr="00731442">
        <w:rPr>
          <w:rFonts w:ascii="Times New Roman" w:eastAsia="Times New Roman" w:hAnsi="Times New Roman" w:cs="Times New Roman"/>
          <w:b/>
          <w:bCs/>
          <w:sz w:val="24"/>
          <w:szCs w:val="24"/>
          <w:lang w:val="en-MY"/>
        </w:rPr>
        <w:lastRenderedPageBreak/>
        <w:t>CHAPTER 5</w:t>
      </w:r>
      <w:bookmarkEnd w:id="84"/>
    </w:p>
    <w:p w14:paraId="3DB08BE1" w14:textId="626D3B84" w:rsidR="009E4F4E" w:rsidRPr="00731442" w:rsidRDefault="6D7456AC">
      <w:pPr>
        <w:spacing w:line="360" w:lineRule="auto"/>
        <w:jc w:val="center"/>
        <w:rPr>
          <w:rFonts w:ascii="Times New Roman" w:eastAsia="Times New Roman" w:hAnsi="Times New Roman" w:cs="Times New Roman"/>
          <w:color w:val="000000" w:themeColor="text1"/>
        </w:rPr>
        <w:pPrChange w:id="85"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ANALYSIS AND DESIGN</w:t>
      </w:r>
    </w:p>
    <w:p w14:paraId="685CA1DE" w14:textId="34BBFC49"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385219DC" w14:textId="00F367F9" w:rsidR="009E4F4E" w:rsidRPr="00731442" w:rsidRDefault="6D7456AC" w:rsidP="2BAA8972">
      <w:pPr>
        <w:pStyle w:val="Heading2"/>
        <w:spacing w:line="360" w:lineRule="auto"/>
        <w:jc w:val="both"/>
        <w:rPr>
          <w:rFonts w:ascii="Times New Roman" w:eastAsia="Times New Roman" w:hAnsi="Times New Roman" w:cs="Times New Roman"/>
          <w:sz w:val="24"/>
          <w:szCs w:val="24"/>
        </w:rPr>
      </w:pPr>
      <w:bookmarkStart w:id="86" w:name="_Toc67071116"/>
      <w:r w:rsidRPr="00731442">
        <w:rPr>
          <w:rFonts w:ascii="Times New Roman" w:eastAsia="Times New Roman" w:hAnsi="Times New Roman" w:cs="Times New Roman"/>
          <w:b/>
          <w:bCs/>
          <w:sz w:val="24"/>
          <w:szCs w:val="24"/>
          <w:lang w:val="en-MY"/>
        </w:rPr>
        <w:t>5.1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INTRODUCTION</w:t>
      </w:r>
      <w:bookmarkEnd w:id="86"/>
    </w:p>
    <w:p w14:paraId="301E7F99" w14:textId="0EEACE67" w:rsidR="009E4F4E" w:rsidRPr="00731442" w:rsidRDefault="009E4F4E" w:rsidP="2BAA8972">
      <w:pPr>
        <w:jc w:val="both"/>
        <w:rPr>
          <w:rFonts w:ascii="Times New Roman" w:eastAsia="Times New Roman" w:hAnsi="Times New Roman" w:cs="Times New Roman"/>
          <w:color w:val="000000" w:themeColor="text1"/>
        </w:rPr>
      </w:pPr>
    </w:p>
    <w:p w14:paraId="24F92AB7" w14:textId="32DD60BC" w:rsidR="009E4F4E" w:rsidRPr="00731442" w:rsidRDefault="6D7456AC" w:rsidP="2BAA8972">
      <w:pPr>
        <w:pStyle w:val="Heading2"/>
        <w:spacing w:line="360" w:lineRule="auto"/>
        <w:jc w:val="both"/>
        <w:rPr>
          <w:rFonts w:ascii="Times New Roman" w:eastAsia="Times New Roman" w:hAnsi="Times New Roman" w:cs="Times New Roman"/>
          <w:sz w:val="24"/>
          <w:szCs w:val="24"/>
        </w:rPr>
      </w:pPr>
      <w:bookmarkStart w:id="87" w:name="_Toc220549685"/>
      <w:r w:rsidRPr="00731442">
        <w:rPr>
          <w:rFonts w:ascii="Times New Roman" w:eastAsia="Times New Roman" w:hAnsi="Times New Roman" w:cs="Times New Roman"/>
          <w:b/>
          <w:bCs/>
          <w:sz w:val="24"/>
          <w:szCs w:val="24"/>
          <w:lang w:val="en-MY"/>
        </w:rPr>
        <w:t>5.2</w:t>
      </w:r>
      <w:r w:rsidR="0011163A" w:rsidRPr="00731442">
        <w:rPr>
          <w:rFonts w:ascii="Times New Roman" w:hAnsi="Times New Roman" w:cs="Times New Roman"/>
        </w:rPr>
        <w:tab/>
      </w:r>
      <w:r w:rsidR="20382B2F" w:rsidRPr="00731442">
        <w:rPr>
          <w:rFonts w:ascii="Times New Roman" w:eastAsia="Times New Roman" w:hAnsi="Times New Roman" w:cs="Times New Roman"/>
          <w:b/>
          <w:bCs/>
          <w:sz w:val="24"/>
          <w:szCs w:val="24"/>
          <w:lang w:val="en-MY"/>
        </w:rPr>
        <w:t>SYSTEM DEVELOPMENT</w:t>
      </w:r>
      <w:bookmarkEnd w:id="87"/>
    </w:p>
    <w:p w14:paraId="3B6C09B1" w14:textId="72454034" w:rsidR="009E4F4E" w:rsidRPr="00731442" w:rsidRDefault="009E4F4E" w:rsidP="2BAA8972">
      <w:pPr>
        <w:jc w:val="both"/>
        <w:rPr>
          <w:rFonts w:ascii="Times New Roman" w:eastAsia="Times New Roman" w:hAnsi="Times New Roman" w:cs="Times New Roman"/>
          <w:color w:val="000000" w:themeColor="text1"/>
        </w:rPr>
      </w:pPr>
    </w:p>
    <w:p w14:paraId="09BBFB4D" w14:textId="72846762" w:rsidR="009E4F4E" w:rsidRPr="00731442" w:rsidRDefault="6D7456AC" w:rsidP="2BAA8972">
      <w:pPr>
        <w:pStyle w:val="Heading2"/>
        <w:jc w:val="both"/>
        <w:rPr>
          <w:rFonts w:ascii="Times New Roman" w:eastAsia="Times New Roman" w:hAnsi="Times New Roman" w:cs="Times New Roman"/>
          <w:b/>
          <w:bCs/>
          <w:color w:val="000000" w:themeColor="text1"/>
          <w:sz w:val="24"/>
          <w:szCs w:val="24"/>
        </w:rPr>
      </w:pPr>
      <w:bookmarkStart w:id="88" w:name="_Toc702959473"/>
      <w:r w:rsidRPr="00731442">
        <w:rPr>
          <w:rFonts w:ascii="Times New Roman" w:eastAsia="Times New Roman" w:hAnsi="Times New Roman" w:cs="Times New Roman"/>
          <w:b/>
          <w:bCs/>
          <w:sz w:val="24"/>
          <w:szCs w:val="24"/>
          <w:lang w:val="en-MY"/>
        </w:rPr>
        <w:t>5.3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w:t>
      </w:r>
      <w:r w:rsidR="54F29EAF" w:rsidRPr="00731442">
        <w:rPr>
          <w:rFonts w:ascii="Times New Roman" w:eastAsia="Times New Roman" w:hAnsi="Times New Roman" w:cs="Times New Roman"/>
          <w:b/>
          <w:bCs/>
          <w:sz w:val="24"/>
          <w:szCs w:val="24"/>
          <w:lang w:val="en-MY"/>
        </w:rPr>
        <w:t>REATE DATABASE</w:t>
      </w:r>
      <w:bookmarkEnd w:id="88"/>
    </w:p>
    <w:p w14:paraId="5ADD7CEE" w14:textId="333A81D5" w:rsidR="009E4F4E" w:rsidRPr="00731442" w:rsidRDefault="009E4F4E" w:rsidP="2BAA8972">
      <w:pPr>
        <w:jc w:val="both"/>
        <w:rPr>
          <w:rFonts w:ascii="Times New Roman" w:eastAsia="Times New Roman" w:hAnsi="Times New Roman" w:cs="Times New Roman"/>
          <w:color w:val="000000" w:themeColor="text1"/>
        </w:rPr>
      </w:pPr>
    </w:p>
    <w:p w14:paraId="2BC21642" w14:textId="5B9E8EBB" w:rsidR="009E4F4E" w:rsidRPr="00731442" w:rsidRDefault="6D7456AC" w:rsidP="2BAA8972">
      <w:pPr>
        <w:pStyle w:val="Heading2"/>
        <w:spacing w:line="360" w:lineRule="auto"/>
        <w:jc w:val="both"/>
        <w:rPr>
          <w:rFonts w:ascii="Times New Roman" w:eastAsia="Times New Roman" w:hAnsi="Times New Roman" w:cs="Times New Roman"/>
          <w:sz w:val="24"/>
          <w:szCs w:val="24"/>
        </w:rPr>
      </w:pPr>
      <w:bookmarkStart w:id="89" w:name="_Toc699593241"/>
      <w:r w:rsidRPr="00731442">
        <w:rPr>
          <w:rFonts w:ascii="Times New Roman" w:eastAsia="Times New Roman" w:hAnsi="Times New Roman" w:cs="Times New Roman"/>
          <w:b/>
          <w:bCs/>
          <w:sz w:val="24"/>
          <w:szCs w:val="24"/>
          <w:lang w:val="en-MY"/>
        </w:rPr>
        <w:t>5.4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CO</w:t>
      </w:r>
      <w:r w:rsidR="524D78E2" w:rsidRPr="00731442">
        <w:rPr>
          <w:rFonts w:ascii="Times New Roman" w:eastAsia="Times New Roman" w:hAnsi="Times New Roman" w:cs="Times New Roman"/>
          <w:b/>
          <w:bCs/>
          <w:sz w:val="24"/>
          <w:szCs w:val="24"/>
          <w:lang w:val="en-MY"/>
        </w:rPr>
        <w:t>DING OF SYSTEM PROCESS</w:t>
      </w:r>
      <w:bookmarkEnd w:id="89"/>
    </w:p>
    <w:p w14:paraId="3E70E624" w14:textId="49CCDE1E" w:rsidR="009E4F4E" w:rsidRPr="00731442" w:rsidRDefault="009E4F4E" w:rsidP="2BAA8972">
      <w:pPr>
        <w:jc w:val="both"/>
        <w:rPr>
          <w:rFonts w:ascii="Times New Roman" w:eastAsia="Times New Roman" w:hAnsi="Times New Roman" w:cs="Times New Roman"/>
          <w:color w:val="000000" w:themeColor="text1"/>
        </w:rPr>
      </w:pPr>
    </w:p>
    <w:p w14:paraId="79EE071A" w14:textId="03A8736C" w:rsidR="009E4F4E" w:rsidRPr="00731442" w:rsidRDefault="6D7456AC" w:rsidP="2BAA8972">
      <w:pPr>
        <w:keepNext/>
        <w:keepLines/>
        <w:jc w:val="both"/>
        <w:rPr>
          <w:rFonts w:ascii="Times New Roman" w:eastAsia="Times New Roman" w:hAnsi="Times New Roman" w:cs="Times New Roman"/>
          <w:color w:val="0F4761" w:themeColor="accent1" w:themeShade="BF"/>
        </w:rPr>
      </w:pPr>
      <w:r w:rsidRPr="00731442">
        <w:rPr>
          <w:rFonts w:ascii="Times New Roman" w:eastAsia="Times New Roman" w:hAnsi="Times New Roman" w:cs="Times New Roman"/>
          <w:b/>
          <w:bCs/>
          <w:color w:val="0F4761" w:themeColor="accent1" w:themeShade="BF"/>
          <w:lang w:val="en-MY"/>
        </w:rPr>
        <w:t>5.5</w:t>
      </w:r>
      <w:r w:rsidR="0011163A" w:rsidRPr="00731442">
        <w:rPr>
          <w:rFonts w:ascii="Times New Roman" w:hAnsi="Times New Roman" w:cs="Times New Roman"/>
        </w:rPr>
        <w:tab/>
      </w:r>
      <w:r w:rsidRPr="00731442">
        <w:rPr>
          <w:rFonts w:ascii="Times New Roman" w:eastAsia="Times New Roman" w:hAnsi="Times New Roman" w:cs="Times New Roman"/>
          <w:b/>
          <w:bCs/>
          <w:color w:val="0F4761" w:themeColor="accent1" w:themeShade="BF"/>
          <w:lang w:val="en-MY"/>
        </w:rPr>
        <w:t>S</w:t>
      </w:r>
      <w:r w:rsidR="21CDE7FC" w:rsidRPr="00731442">
        <w:rPr>
          <w:rFonts w:ascii="Times New Roman" w:eastAsia="Times New Roman" w:hAnsi="Times New Roman" w:cs="Times New Roman"/>
          <w:b/>
          <w:bCs/>
          <w:color w:val="0F4761" w:themeColor="accent1" w:themeShade="BF"/>
          <w:lang w:val="en-MY"/>
        </w:rPr>
        <w:t>UMMARY</w:t>
      </w:r>
    </w:p>
    <w:p w14:paraId="063FC9E6" w14:textId="17A6AFA6" w:rsidR="009E4F4E" w:rsidRPr="00731442" w:rsidRDefault="009E4F4E" w:rsidP="2BAA8972">
      <w:pPr>
        <w:keepNext/>
        <w:keepLines/>
        <w:jc w:val="both"/>
        <w:rPr>
          <w:rFonts w:ascii="Times New Roman" w:eastAsia="Times New Roman" w:hAnsi="Times New Roman" w:cs="Times New Roman"/>
          <w:b/>
          <w:bCs/>
          <w:color w:val="0F4761" w:themeColor="accent1" w:themeShade="BF"/>
          <w:lang w:val="en-MY"/>
        </w:rPr>
      </w:pPr>
    </w:p>
    <w:p w14:paraId="11311959" w14:textId="46317597" w:rsidR="009E4F4E" w:rsidRPr="00731442" w:rsidRDefault="009E4F4E" w:rsidP="2BAA8972">
      <w:pPr>
        <w:keepNext/>
        <w:keepLines/>
        <w:jc w:val="both"/>
        <w:rPr>
          <w:rFonts w:ascii="Times New Roman" w:eastAsia="Times New Roman" w:hAnsi="Times New Roman" w:cs="Times New Roman"/>
          <w:b/>
          <w:bCs/>
          <w:color w:val="0F4761" w:themeColor="accent1" w:themeShade="BF"/>
          <w:lang w:val="en-MY"/>
        </w:rPr>
      </w:pPr>
    </w:p>
    <w:p w14:paraId="105DF105" w14:textId="090912D5" w:rsidR="009E4F4E" w:rsidRPr="00731442" w:rsidRDefault="009E4F4E" w:rsidP="2BAA8972">
      <w:pPr>
        <w:keepNext/>
        <w:keepLines/>
        <w:jc w:val="both"/>
        <w:rPr>
          <w:rFonts w:ascii="Times New Roman" w:eastAsia="Times New Roman" w:hAnsi="Times New Roman" w:cs="Times New Roman"/>
          <w:b/>
          <w:bCs/>
          <w:color w:val="0F4761" w:themeColor="accent1" w:themeShade="BF"/>
          <w:lang w:val="en-MY"/>
        </w:rPr>
      </w:pPr>
    </w:p>
    <w:p w14:paraId="40FB0644" w14:textId="38042EB8" w:rsidR="009E4F4E" w:rsidRPr="00731442" w:rsidRDefault="009E4F4E" w:rsidP="2BAA8972">
      <w:pPr>
        <w:keepNext/>
        <w:keepLines/>
        <w:jc w:val="both"/>
        <w:rPr>
          <w:rFonts w:ascii="Times New Roman" w:eastAsia="Times New Roman" w:hAnsi="Times New Roman" w:cs="Times New Roman"/>
          <w:b/>
          <w:bCs/>
          <w:color w:val="0F4761" w:themeColor="accent1" w:themeShade="BF"/>
          <w:lang w:val="en-MY"/>
        </w:rPr>
      </w:pPr>
    </w:p>
    <w:p w14:paraId="21743EEC" w14:textId="77E49DB2" w:rsidR="009E4F4E" w:rsidRPr="00731442" w:rsidRDefault="0011163A" w:rsidP="2BAA8972">
      <w:pPr>
        <w:jc w:val="both"/>
        <w:rPr>
          <w:rFonts w:ascii="Times New Roman" w:eastAsia="Times New Roman" w:hAnsi="Times New Roman" w:cs="Times New Roman"/>
        </w:rPr>
      </w:pPr>
      <w:r w:rsidRPr="00731442">
        <w:rPr>
          <w:rFonts w:ascii="Times New Roman" w:eastAsia="Times New Roman" w:hAnsi="Times New Roman" w:cs="Times New Roman"/>
        </w:rPr>
        <w:br w:type="page"/>
      </w:r>
    </w:p>
    <w:p w14:paraId="736B7646" w14:textId="15BF50A4" w:rsidR="009E4F4E" w:rsidRPr="00731442" w:rsidRDefault="3088CF1B">
      <w:pPr>
        <w:pStyle w:val="Heading1"/>
        <w:jc w:val="center"/>
        <w:rPr>
          <w:rFonts w:ascii="Times New Roman" w:eastAsia="Times New Roman" w:hAnsi="Times New Roman" w:cs="Times New Roman"/>
          <w:sz w:val="24"/>
          <w:szCs w:val="24"/>
        </w:rPr>
        <w:pPrChange w:id="90" w:author="Guest User" w:date="2025-12-28T09:48:00Z">
          <w:pPr>
            <w:pStyle w:val="Heading1"/>
            <w:jc w:val="both"/>
          </w:pPr>
        </w:pPrChange>
      </w:pPr>
      <w:bookmarkStart w:id="91" w:name="_Toc2038282017"/>
      <w:r w:rsidRPr="00731442">
        <w:rPr>
          <w:rFonts w:ascii="Times New Roman" w:eastAsia="Times New Roman" w:hAnsi="Times New Roman" w:cs="Times New Roman"/>
          <w:b/>
          <w:bCs/>
          <w:sz w:val="24"/>
          <w:szCs w:val="24"/>
          <w:lang w:val="en-MY"/>
        </w:rPr>
        <w:lastRenderedPageBreak/>
        <w:t>CHAPTER 6</w:t>
      </w:r>
      <w:bookmarkEnd w:id="91"/>
    </w:p>
    <w:p w14:paraId="30D7460D" w14:textId="43C1DD6A" w:rsidR="009E4F4E" w:rsidRPr="00731442" w:rsidRDefault="3088CF1B">
      <w:pPr>
        <w:spacing w:line="360" w:lineRule="auto"/>
        <w:jc w:val="center"/>
        <w:rPr>
          <w:rFonts w:ascii="Times New Roman" w:eastAsia="Times New Roman" w:hAnsi="Times New Roman" w:cs="Times New Roman"/>
          <w:color w:val="000000" w:themeColor="text1"/>
        </w:rPr>
        <w:pPrChange w:id="92" w:author="Guest User" w:date="2025-12-28T09:48:00Z">
          <w:pPr>
            <w:spacing w:line="360" w:lineRule="auto"/>
            <w:jc w:val="both"/>
          </w:pPr>
        </w:pPrChange>
      </w:pP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b/>
          <w:bCs/>
          <w:color w:val="000000" w:themeColor="text1"/>
          <w:lang w:val="en-MY"/>
        </w:rPr>
        <w:t>CONCLUSION</w:t>
      </w:r>
    </w:p>
    <w:p w14:paraId="0E0E3643" w14:textId="34BBFC49" w:rsidR="009E4F4E" w:rsidRPr="00731442" w:rsidRDefault="009E4F4E" w:rsidP="2BAA8972">
      <w:pPr>
        <w:spacing w:line="360" w:lineRule="auto"/>
        <w:jc w:val="both"/>
        <w:rPr>
          <w:rFonts w:ascii="Times New Roman" w:eastAsia="Times New Roman" w:hAnsi="Times New Roman" w:cs="Times New Roman"/>
          <w:color w:val="000000" w:themeColor="text1"/>
        </w:rPr>
      </w:pPr>
    </w:p>
    <w:p w14:paraId="07EF6C4D" w14:textId="3CB2EF31" w:rsidR="009E4F4E" w:rsidRPr="00731442" w:rsidRDefault="3088CF1B" w:rsidP="2BAA8972">
      <w:pPr>
        <w:pStyle w:val="Heading2"/>
        <w:spacing w:line="360" w:lineRule="auto"/>
        <w:jc w:val="both"/>
        <w:rPr>
          <w:rFonts w:ascii="Times New Roman" w:eastAsia="Times New Roman" w:hAnsi="Times New Roman" w:cs="Times New Roman"/>
          <w:sz w:val="24"/>
          <w:szCs w:val="24"/>
        </w:rPr>
      </w:pPr>
      <w:bookmarkStart w:id="93" w:name="_Toc10618861"/>
      <w:r w:rsidRPr="00731442">
        <w:rPr>
          <w:rFonts w:ascii="Times New Roman" w:eastAsia="Times New Roman" w:hAnsi="Times New Roman" w:cs="Times New Roman"/>
          <w:b/>
          <w:bCs/>
          <w:sz w:val="24"/>
          <w:szCs w:val="24"/>
          <w:lang w:val="en-MY"/>
        </w:rPr>
        <w:t>6.1</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INTRODUCTION</w:t>
      </w:r>
      <w:bookmarkEnd w:id="93"/>
    </w:p>
    <w:p w14:paraId="14F091D5" w14:textId="0EEACE67" w:rsidR="009E4F4E" w:rsidRPr="00731442" w:rsidRDefault="009E4F4E" w:rsidP="2BAA8972">
      <w:pPr>
        <w:jc w:val="both"/>
        <w:rPr>
          <w:rFonts w:ascii="Times New Roman" w:eastAsia="Times New Roman" w:hAnsi="Times New Roman" w:cs="Times New Roman"/>
          <w:color w:val="000000" w:themeColor="text1"/>
        </w:rPr>
      </w:pPr>
    </w:p>
    <w:p w14:paraId="2F939454" w14:textId="7D9BC394" w:rsidR="009E4F4E" w:rsidRPr="00731442" w:rsidRDefault="3088CF1B" w:rsidP="2BAA8972">
      <w:pPr>
        <w:pStyle w:val="Heading2"/>
        <w:spacing w:line="360" w:lineRule="auto"/>
        <w:jc w:val="both"/>
        <w:rPr>
          <w:rFonts w:ascii="Times New Roman" w:eastAsia="Times New Roman" w:hAnsi="Times New Roman" w:cs="Times New Roman"/>
          <w:sz w:val="24"/>
          <w:szCs w:val="24"/>
        </w:rPr>
      </w:pPr>
      <w:bookmarkStart w:id="94" w:name="_Toc742074296"/>
      <w:r w:rsidRPr="00731442">
        <w:rPr>
          <w:rFonts w:ascii="Times New Roman" w:eastAsia="Times New Roman" w:hAnsi="Times New Roman" w:cs="Times New Roman"/>
          <w:b/>
          <w:bCs/>
          <w:sz w:val="24"/>
          <w:szCs w:val="24"/>
          <w:lang w:val="en-MY"/>
        </w:rPr>
        <w:t>6.2</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SYSTEM CONTRIBUTION</w:t>
      </w:r>
      <w:bookmarkEnd w:id="94"/>
    </w:p>
    <w:p w14:paraId="6CF433DF" w14:textId="72454034" w:rsidR="009E4F4E" w:rsidRPr="00731442" w:rsidRDefault="009E4F4E" w:rsidP="2BAA8972">
      <w:pPr>
        <w:jc w:val="both"/>
        <w:rPr>
          <w:rFonts w:ascii="Times New Roman" w:eastAsia="Times New Roman" w:hAnsi="Times New Roman" w:cs="Times New Roman"/>
          <w:color w:val="000000" w:themeColor="text1"/>
        </w:rPr>
      </w:pPr>
    </w:p>
    <w:p w14:paraId="161497AE" w14:textId="14BD5D9B" w:rsidR="009E4F4E" w:rsidRPr="00731442" w:rsidRDefault="3088CF1B" w:rsidP="2BAA8972">
      <w:pPr>
        <w:pStyle w:val="Heading2"/>
        <w:jc w:val="both"/>
        <w:rPr>
          <w:rFonts w:ascii="Times New Roman" w:eastAsia="Times New Roman" w:hAnsi="Times New Roman" w:cs="Times New Roman"/>
          <w:b/>
          <w:bCs/>
          <w:color w:val="000000" w:themeColor="text1"/>
          <w:sz w:val="24"/>
          <w:szCs w:val="24"/>
        </w:rPr>
      </w:pPr>
      <w:bookmarkStart w:id="95" w:name="_Toc464668983"/>
      <w:r w:rsidRPr="00731442">
        <w:rPr>
          <w:rFonts w:ascii="Times New Roman" w:eastAsia="Times New Roman" w:hAnsi="Times New Roman" w:cs="Times New Roman"/>
          <w:b/>
          <w:bCs/>
          <w:sz w:val="24"/>
          <w:szCs w:val="24"/>
          <w:lang w:val="en-MY"/>
        </w:rPr>
        <w:t>6.3</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SYSTEM CONSTRAINT</w:t>
      </w:r>
      <w:bookmarkEnd w:id="95"/>
    </w:p>
    <w:p w14:paraId="16868C0B" w14:textId="333A81D5" w:rsidR="009E4F4E" w:rsidRPr="00731442" w:rsidRDefault="009E4F4E" w:rsidP="2BAA8972">
      <w:pPr>
        <w:jc w:val="both"/>
        <w:rPr>
          <w:rFonts w:ascii="Times New Roman" w:eastAsia="Times New Roman" w:hAnsi="Times New Roman" w:cs="Times New Roman"/>
          <w:color w:val="000000" w:themeColor="text1"/>
        </w:rPr>
      </w:pPr>
    </w:p>
    <w:p w14:paraId="216D66AF" w14:textId="44D96CFA" w:rsidR="009E4F4E" w:rsidRPr="00731442" w:rsidRDefault="3088CF1B" w:rsidP="2BAA8972">
      <w:pPr>
        <w:pStyle w:val="Heading2"/>
        <w:spacing w:line="360" w:lineRule="auto"/>
        <w:jc w:val="both"/>
        <w:rPr>
          <w:rFonts w:ascii="Times New Roman" w:eastAsia="Times New Roman" w:hAnsi="Times New Roman" w:cs="Times New Roman"/>
          <w:sz w:val="24"/>
          <w:szCs w:val="24"/>
        </w:rPr>
      </w:pPr>
      <w:bookmarkStart w:id="96" w:name="_Toc446694039"/>
      <w:r w:rsidRPr="00731442">
        <w:rPr>
          <w:rFonts w:ascii="Times New Roman" w:eastAsia="Times New Roman" w:hAnsi="Times New Roman" w:cs="Times New Roman"/>
          <w:b/>
          <w:bCs/>
          <w:sz w:val="24"/>
          <w:szCs w:val="24"/>
          <w:lang w:val="en-MY"/>
        </w:rPr>
        <w:t>6.4</w:t>
      </w:r>
      <w:r w:rsidR="0011163A" w:rsidRPr="00731442">
        <w:rPr>
          <w:rFonts w:ascii="Times New Roman" w:hAnsi="Times New Roman" w:cs="Times New Roman"/>
        </w:rPr>
        <w:tab/>
      </w:r>
      <w:r w:rsidRPr="00731442">
        <w:rPr>
          <w:rFonts w:ascii="Times New Roman" w:eastAsia="Times New Roman" w:hAnsi="Times New Roman" w:cs="Times New Roman"/>
          <w:b/>
          <w:bCs/>
          <w:sz w:val="24"/>
          <w:szCs w:val="24"/>
          <w:lang w:val="en-MY"/>
        </w:rPr>
        <w:t>FUTURE SUGGESTION</w:t>
      </w:r>
      <w:bookmarkEnd w:id="96"/>
    </w:p>
    <w:p w14:paraId="6512F77A" w14:textId="49CCDE1E" w:rsidR="009E4F4E" w:rsidRPr="00731442" w:rsidRDefault="009E4F4E" w:rsidP="2BAA8972">
      <w:pPr>
        <w:jc w:val="both"/>
        <w:rPr>
          <w:rFonts w:ascii="Times New Roman" w:eastAsia="Times New Roman" w:hAnsi="Times New Roman" w:cs="Times New Roman"/>
          <w:color w:val="000000" w:themeColor="text1"/>
        </w:rPr>
      </w:pPr>
    </w:p>
    <w:p w14:paraId="58F39DC2" w14:textId="61625A4A" w:rsidR="009E4F4E" w:rsidRPr="00731442" w:rsidRDefault="3088CF1B" w:rsidP="2BAA8972">
      <w:pPr>
        <w:keepNext/>
        <w:keepLines/>
        <w:jc w:val="both"/>
        <w:rPr>
          <w:rFonts w:ascii="Times New Roman" w:eastAsia="Times New Roman" w:hAnsi="Times New Roman" w:cs="Times New Roman"/>
          <w:color w:val="0F4761" w:themeColor="accent1" w:themeShade="BF"/>
        </w:rPr>
      </w:pPr>
      <w:r w:rsidRPr="00731442">
        <w:rPr>
          <w:rFonts w:ascii="Times New Roman" w:eastAsia="Times New Roman" w:hAnsi="Times New Roman" w:cs="Times New Roman"/>
          <w:b/>
          <w:bCs/>
          <w:color w:val="0F4761" w:themeColor="accent1" w:themeShade="BF"/>
          <w:lang w:val="en-MY"/>
        </w:rPr>
        <w:t>6.5</w:t>
      </w:r>
      <w:r w:rsidR="0011163A" w:rsidRPr="00731442">
        <w:rPr>
          <w:rFonts w:ascii="Times New Roman" w:hAnsi="Times New Roman" w:cs="Times New Roman"/>
        </w:rPr>
        <w:tab/>
      </w:r>
      <w:r w:rsidRPr="00731442">
        <w:rPr>
          <w:rFonts w:ascii="Times New Roman" w:eastAsia="Times New Roman" w:hAnsi="Times New Roman" w:cs="Times New Roman"/>
          <w:b/>
          <w:bCs/>
          <w:color w:val="0F4761" w:themeColor="accent1" w:themeShade="BF"/>
          <w:lang w:val="en-MY"/>
        </w:rPr>
        <w:t>SUMMARY</w:t>
      </w:r>
    </w:p>
    <w:p w14:paraId="3DBEDDDB" w14:textId="6D55C6DF" w:rsidR="009E4F4E" w:rsidRPr="00731442" w:rsidRDefault="0011163A">
      <w:pPr>
        <w:rPr>
          <w:rFonts w:ascii="Times New Roman" w:hAnsi="Times New Roman" w:cs="Times New Roman"/>
        </w:rPr>
      </w:pPr>
      <w:r w:rsidRPr="00731442">
        <w:rPr>
          <w:rFonts w:ascii="Times New Roman" w:hAnsi="Times New Roman" w:cs="Times New Roman"/>
        </w:rPr>
        <w:br w:type="page"/>
      </w:r>
    </w:p>
    <w:p w14:paraId="38DF558E" w14:textId="2B070A3A" w:rsidR="009E4F4E" w:rsidRPr="00731442" w:rsidRDefault="3984BAEC" w:rsidP="2BAA8972">
      <w:pPr>
        <w:keepNext/>
        <w:keepLines/>
        <w:jc w:val="center"/>
        <w:rPr>
          <w:rFonts w:ascii="Times New Roman" w:eastAsia="Times New Roman" w:hAnsi="Times New Roman" w:cs="Times New Roman"/>
          <w:b/>
          <w:bCs/>
          <w:color w:val="0F4761" w:themeColor="accent1" w:themeShade="BF"/>
          <w:lang w:val="en-MY"/>
        </w:rPr>
      </w:pPr>
      <w:r w:rsidRPr="00731442">
        <w:rPr>
          <w:rFonts w:ascii="Times New Roman" w:eastAsia="Times New Roman" w:hAnsi="Times New Roman" w:cs="Times New Roman"/>
          <w:b/>
          <w:bCs/>
          <w:color w:val="0F4761" w:themeColor="accent1" w:themeShade="BF"/>
          <w:lang w:val="en-MY"/>
        </w:rPr>
        <w:lastRenderedPageBreak/>
        <w:t>REFERENCES</w:t>
      </w:r>
    </w:p>
    <w:p w14:paraId="07CD2B73" w14:textId="5A24E7AC" w:rsidR="009E4F4E" w:rsidRPr="00731442" w:rsidRDefault="009E4F4E" w:rsidP="2BAA8972">
      <w:pPr>
        <w:keepNext/>
        <w:keepLines/>
        <w:jc w:val="both"/>
        <w:rPr>
          <w:rFonts w:ascii="Times New Roman" w:eastAsia="Times New Roman" w:hAnsi="Times New Roman" w:cs="Times New Roman"/>
          <w:b/>
          <w:bCs/>
          <w:color w:val="0F4761" w:themeColor="accent1" w:themeShade="BF"/>
          <w:lang w:val="en-MY"/>
        </w:rPr>
      </w:pPr>
    </w:p>
    <w:p w14:paraId="6F31F558" w14:textId="01093C65" w:rsidR="009E4F4E" w:rsidRPr="00731442" w:rsidRDefault="411345AF" w:rsidP="2BAA8972">
      <w:pPr>
        <w:spacing w:after="200"/>
        <w:ind w:left="720" w:hanging="720"/>
        <w:jc w:val="both"/>
        <w:rPr>
          <w:rFonts w:ascii="Times New Roman" w:eastAsia="Times New Roman" w:hAnsi="Times New Roman" w:cs="Times New Roman"/>
          <w:lang w:val="en-MY"/>
        </w:rPr>
      </w:pPr>
      <w:r w:rsidRPr="00731442">
        <w:rPr>
          <w:rFonts w:ascii="Times New Roman" w:eastAsia="Times New Roman" w:hAnsi="Times New Roman" w:cs="Times New Roman"/>
          <w:color w:val="000000" w:themeColor="text1"/>
          <w:lang w:val="en-MY"/>
        </w:rPr>
        <w:t xml:space="preserve">Amin, F. A., Hussein, S. S., Daud, N. A., Bakar, N. a. A., &amp; Ahmad, W. a. Z. W. (2024). Cultivating excellence: a case study of enterprise architecture transformational journey in higher education. </w:t>
      </w:r>
      <w:r w:rsidRPr="00731442">
        <w:rPr>
          <w:rFonts w:ascii="Times New Roman" w:eastAsia="Times New Roman" w:hAnsi="Times New Roman" w:cs="Times New Roman"/>
          <w:i/>
          <w:iCs/>
          <w:color w:val="000000" w:themeColor="text1"/>
          <w:lang w:val="en-MY"/>
        </w:rPr>
        <w:t>Indonesian Journal of Electrical Engineering and Computer Science</w:t>
      </w:r>
      <w:r w:rsidRPr="00731442">
        <w:rPr>
          <w:rFonts w:ascii="Times New Roman" w:eastAsia="Times New Roman" w:hAnsi="Times New Roman" w:cs="Times New Roman"/>
          <w:color w:val="000000" w:themeColor="text1"/>
          <w:lang w:val="en-MY"/>
        </w:rPr>
        <w:t xml:space="preserve">, </w:t>
      </w:r>
      <w:r w:rsidRPr="00731442">
        <w:rPr>
          <w:rFonts w:ascii="Times New Roman" w:eastAsia="Times New Roman" w:hAnsi="Times New Roman" w:cs="Times New Roman"/>
          <w:i/>
          <w:iCs/>
          <w:color w:val="000000" w:themeColor="text1"/>
          <w:lang w:val="en-MY"/>
        </w:rPr>
        <w:t>34</w:t>
      </w:r>
      <w:r w:rsidRPr="00731442">
        <w:rPr>
          <w:rFonts w:ascii="Times New Roman" w:eastAsia="Times New Roman" w:hAnsi="Times New Roman" w:cs="Times New Roman"/>
          <w:color w:val="000000" w:themeColor="text1"/>
          <w:lang w:val="en-MY"/>
        </w:rPr>
        <w:t xml:space="preserve">(1), 548. </w:t>
      </w:r>
      <w:hyperlink r:id="rId38">
        <w:r w:rsidRPr="00731442">
          <w:rPr>
            <w:rStyle w:val="Hyperlink"/>
            <w:rFonts w:ascii="Times New Roman" w:eastAsia="Times New Roman" w:hAnsi="Times New Roman" w:cs="Times New Roman"/>
            <w:color w:val="1155CC"/>
            <w:u w:val="none"/>
            <w:lang w:val="en-MY"/>
          </w:rPr>
          <w:t>https://doi.org/10.11591/ijeecs.v34.i1.pp548-555</w:t>
        </w:r>
      </w:hyperlink>
    </w:p>
    <w:p w14:paraId="20CD95A0" w14:textId="00B7F286" w:rsidR="009E4F4E" w:rsidRPr="00731442" w:rsidRDefault="4024B8B9" w:rsidP="2BAA8972">
      <w:pPr>
        <w:spacing w:after="200"/>
        <w:ind w:left="720" w:hanging="720"/>
        <w:jc w:val="both"/>
        <w:rPr>
          <w:rFonts w:ascii="Times New Roman" w:eastAsia="Times New Roman" w:hAnsi="Times New Roman" w:cs="Times New Roman"/>
          <w:lang w:val="en-MY"/>
        </w:rPr>
      </w:pPr>
      <w:r w:rsidRPr="00731442">
        <w:rPr>
          <w:rFonts w:ascii="Times New Roman" w:eastAsia="Times New Roman" w:hAnsi="Times New Roman" w:cs="Times New Roman"/>
          <w:color w:val="222222"/>
          <w:lang w:val="en-MY"/>
        </w:rPr>
        <w:t xml:space="preserve">Astri, L. Y., &amp; Gaol, F. L. (2013). Information System Strategic Planning with Enterprise Architecture Planning. </w:t>
      </w:r>
      <w:r w:rsidRPr="00731442">
        <w:rPr>
          <w:rFonts w:ascii="Times New Roman" w:eastAsia="Times New Roman" w:hAnsi="Times New Roman" w:cs="Times New Roman"/>
          <w:i/>
          <w:iCs/>
          <w:color w:val="222222"/>
          <w:lang w:val="en-MY"/>
        </w:rPr>
        <w:t>CommIT (Communication and Information Technology) Journal</w:t>
      </w:r>
      <w:r w:rsidRPr="00731442">
        <w:rPr>
          <w:rFonts w:ascii="Times New Roman" w:eastAsia="Times New Roman" w:hAnsi="Times New Roman" w:cs="Times New Roman"/>
          <w:color w:val="222222"/>
          <w:lang w:val="en-MY"/>
        </w:rPr>
        <w:t xml:space="preserve">, </w:t>
      </w:r>
      <w:r w:rsidRPr="00731442">
        <w:rPr>
          <w:rFonts w:ascii="Times New Roman" w:eastAsia="Times New Roman" w:hAnsi="Times New Roman" w:cs="Times New Roman"/>
          <w:i/>
          <w:iCs/>
          <w:color w:val="222222"/>
          <w:lang w:val="en-MY"/>
        </w:rPr>
        <w:t>7</w:t>
      </w:r>
      <w:r w:rsidRPr="00731442">
        <w:rPr>
          <w:rFonts w:ascii="Times New Roman" w:eastAsia="Times New Roman" w:hAnsi="Times New Roman" w:cs="Times New Roman"/>
          <w:color w:val="222222"/>
          <w:lang w:val="en-MY"/>
        </w:rPr>
        <w:t>(1), 23-27.</w:t>
      </w:r>
    </w:p>
    <w:p w14:paraId="5F9B5453" w14:textId="4067D7D7" w:rsidR="009E4F4E" w:rsidRPr="00731442" w:rsidRDefault="6EB96A47" w:rsidP="2BAA8972">
      <w:pPr>
        <w:spacing w:after="200"/>
        <w:ind w:left="720" w:hanging="720"/>
        <w:jc w:val="both"/>
        <w:rPr>
          <w:rFonts w:ascii="Times New Roman" w:hAnsi="Times New Roman" w:cs="Times New Roman"/>
        </w:rPr>
      </w:pPr>
      <w:r w:rsidRPr="00731442">
        <w:rPr>
          <w:rFonts w:ascii="Times New Roman" w:eastAsia="Times New Roman" w:hAnsi="Times New Roman" w:cs="Times New Roman"/>
          <w:color w:val="222222"/>
          <w:lang w:val="en-MY"/>
        </w:rPr>
        <w:t xml:space="preserve">Hashim, N. M. Z., &amp; Mohamed, S. N. K. S. (2013). Development of student information system. </w:t>
      </w:r>
      <w:r w:rsidRPr="00731442">
        <w:rPr>
          <w:rFonts w:ascii="Times New Roman" w:eastAsia="Times New Roman" w:hAnsi="Times New Roman" w:cs="Times New Roman"/>
          <w:i/>
          <w:iCs/>
          <w:color w:val="222222"/>
          <w:lang w:val="en-MY"/>
        </w:rPr>
        <w:t>International Journal of Science and Research (IJSR)</w:t>
      </w:r>
      <w:r w:rsidRPr="00731442">
        <w:rPr>
          <w:rFonts w:ascii="Times New Roman" w:eastAsia="Times New Roman" w:hAnsi="Times New Roman" w:cs="Times New Roman"/>
          <w:color w:val="222222"/>
          <w:lang w:val="en-MY"/>
        </w:rPr>
        <w:t xml:space="preserve">, </w:t>
      </w:r>
      <w:r w:rsidRPr="00731442">
        <w:rPr>
          <w:rFonts w:ascii="Times New Roman" w:eastAsia="Times New Roman" w:hAnsi="Times New Roman" w:cs="Times New Roman"/>
          <w:i/>
          <w:iCs/>
          <w:color w:val="222222"/>
          <w:lang w:val="en-MY"/>
        </w:rPr>
        <w:t>2</w:t>
      </w:r>
      <w:r w:rsidRPr="00731442">
        <w:rPr>
          <w:rFonts w:ascii="Times New Roman" w:eastAsia="Times New Roman" w:hAnsi="Times New Roman" w:cs="Times New Roman"/>
          <w:color w:val="222222"/>
          <w:lang w:val="en-MY"/>
        </w:rPr>
        <w:t>(8), 256-260.</w:t>
      </w:r>
    </w:p>
    <w:p w14:paraId="518924B1" w14:textId="2AE2D01F" w:rsidR="009E4F4E" w:rsidRPr="00731442" w:rsidRDefault="22B8269F" w:rsidP="2BAA8972">
      <w:pPr>
        <w:spacing w:before="240" w:after="240"/>
        <w:ind w:left="720" w:hanging="720"/>
        <w:jc w:val="both"/>
        <w:rPr>
          <w:rFonts w:ascii="Times New Roman" w:hAnsi="Times New Roman" w:cs="Times New Roman"/>
        </w:rPr>
      </w:pPr>
      <w:r w:rsidRPr="00731442">
        <w:rPr>
          <w:rFonts w:ascii="Times New Roman" w:eastAsia="Times New Roman" w:hAnsi="Times New Roman" w:cs="Times New Roman"/>
          <w:color w:val="222222"/>
        </w:rPr>
        <w:t xml:space="preserve">Hindarto, D. (2023). Supporting University Management System Digital Transformation with Enterprise Architecture. </w:t>
      </w:r>
      <w:r w:rsidRPr="00731442">
        <w:rPr>
          <w:rFonts w:ascii="Times New Roman" w:eastAsia="Times New Roman" w:hAnsi="Times New Roman" w:cs="Times New Roman"/>
          <w:i/>
          <w:iCs/>
          <w:color w:val="222222"/>
        </w:rPr>
        <w:t>Jurnal JTIK (Jurnal Teknologi Informasi Dan Komunikasi)</w:t>
      </w:r>
      <w:r w:rsidRPr="00731442">
        <w:rPr>
          <w:rFonts w:ascii="Times New Roman" w:eastAsia="Times New Roman" w:hAnsi="Times New Roman" w:cs="Times New Roman"/>
          <w:color w:val="222222"/>
        </w:rPr>
        <w:t xml:space="preserve">, </w:t>
      </w:r>
      <w:r w:rsidRPr="00731442">
        <w:rPr>
          <w:rFonts w:ascii="Times New Roman" w:eastAsia="Times New Roman" w:hAnsi="Times New Roman" w:cs="Times New Roman"/>
          <w:i/>
          <w:iCs/>
          <w:color w:val="222222"/>
        </w:rPr>
        <w:t>7</w:t>
      </w:r>
      <w:r w:rsidRPr="00731442">
        <w:rPr>
          <w:rFonts w:ascii="Times New Roman" w:eastAsia="Times New Roman" w:hAnsi="Times New Roman" w:cs="Times New Roman"/>
          <w:color w:val="222222"/>
        </w:rPr>
        <w:t>(4), 696–706.</w:t>
      </w:r>
      <w:hyperlink r:id="rId39">
        <w:r w:rsidRPr="00731442">
          <w:rPr>
            <w:rStyle w:val="Hyperlink"/>
            <w:rFonts w:ascii="Times New Roman" w:eastAsia="Times New Roman" w:hAnsi="Times New Roman" w:cs="Times New Roman"/>
            <w:color w:val="222222"/>
            <w:u w:val="none"/>
          </w:rPr>
          <w:t xml:space="preserve"> </w:t>
        </w:r>
        <w:r w:rsidRPr="00731442">
          <w:rPr>
            <w:rStyle w:val="Hyperlink"/>
            <w:rFonts w:ascii="Times New Roman" w:eastAsia="Times New Roman" w:hAnsi="Times New Roman" w:cs="Times New Roman"/>
            <w:color w:val="1155CC"/>
            <w:u w:val="none"/>
          </w:rPr>
          <w:t>https://pdfs.semanticscholar.org/5904/9ee560639d1e454b7f9a41497e24fa9cb4bb.pdf</w:t>
        </w:r>
      </w:hyperlink>
    </w:p>
    <w:p w14:paraId="7E16D2F3" w14:textId="4206C2F1" w:rsidR="009E4F4E" w:rsidRPr="00731442" w:rsidRDefault="22B8269F" w:rsidP="2BAA8972">
      <w:pPr>
        <w:spacing w:before="240" w:after="240"/>
        <w:ind w:left="720" w:hanging="720"/>
        <w:jc w:val="both"/>
        <w:rPr>
          <w:rStyle w:val="Hyperlink"/>
          <w:rFonts w:ascii="Times New Roman" w:eastAsia="Times New Roman" w:hAnsi="Times New Roman" w:cs="Times New Roman"/>
          <w:color w:val="1155CC"/>
          <w:u w:val="none"/>
        </w:rPr>
      </w:pPr>
      <w:r w:rsidRPr="00731442">
        <w:rPr>
          <w:rFonts w:ascii="Times New Roman" w:eastAsia="Times New Roman" w:hAnsi="Times New Roman" w:cs="Times New Roman"/>
          <w:color w:val="222222"/>
        </w:rPr>
        <w:t xml:space="preserve">Imke Vierjahn. “SAP BTP Use Cases: Going Deeper, Broader, and Faster.” SAP News Center, 16 Oct. 2023, </w:t>
      </w:r>
      <w:hyperlink r:id="rId40">
        <w:r w:rsidRPr="00731442">
          <w:rPr>
            <w:rStyle w:val="Hyperlink"/>
            <w:rFonts w:ascii="Times New Roman" w:eastAsia="Times New Roman" w:hAnsi="Times New Roman" w:cs="Times New Roman"/>
            <w:color w:val="1155CC"/>
            <w:u w:val="none"/>
          </w:rPr>
          <w:t>news.sap.com/2023/10/sap-btp-use-cases-deeper-broader-faster/</w:t>
        </w:r>
      </w:hyperlink>
    </w:p>
    <w:p w14:paraId="36935C8D" w14:textId="33583ABD" w:rsidR="009E4F4E" w:rsidRPr="00731442" w:rsidRDefault="5FEF07C4" w:rsidP="2BAA8972">
      <w:pPr>
        <w:spacing w:after="200"/>
        <w:ind w:left="720" w:hanging="720"/>
        <w:jc w:val="both"/>
        <w:rPr>
          <w:rFonts w:ascii="Times New Roman" w:eastAsia="Times New Roman" w:hAnsi="Times New Roman" w:cs="Times New Roman"/>
          <w:color w:val="000000" w:themeColor="text1"/>
        </w:rPr>
      </w:pPr>
      <w:r w:rsidRPr="00731442">
        <w:rPr>
          <w:rFonts w:ascii="Times New Roman" w:eastAsia="Times New Roman" w:hAnsi="Times New Roman" w:cs="Times New Roman"/>
          <w:i/>
          <w:iCs/>
          <w:color w:val="000000" w:themeColor="text1"/>
        </w:rPr>
        <w:t>KAUST Transforms Campus to Smart City with SAP Business Technology Platform</w:t>
      </w:r>
      <w:r w:rsidRPr="00731442">
        <w:rPr>
          <w:rFonts w:ascii="Times New Roman" w:eastAsia="Times New Roman" w:hAnsi="Times New Roman" w:cs="Times New Roman"/>
          <w:color w:val="000000" w:themeColor="text1"/>
        </w:rPr>
        <w:t xml:space="preserve">. (n.d.). SAP AppHaus. </w:t>
      </w:r>
      <w:hyperlink r:id="rId41">
        <w:r w:rsidRPr="00731442">
          <w:rPr>
            <w:rStyle w:val="Hyperlink"/>
            <w:rFonts w:ascii="Times New Roman" w:eastAsia="Times New Roman" w:hAnsi="Times New Roman" w:cs="Times New Roman"/>
            <w:color w:val="1155CC"/>
            <w:u w:val="none"/>
          </w:rPr>
          <w:t>https://apphaus.sap.com/project/kaust-transforms-campus-to-smart-city-with-sap-business-technology-platform</w:t>
        </w:r>
      </w:hyperlink>
      <w:r w:rsidRPr="00731442">
        <w:rPr>
          <w:rFonts w:ascii="Times New Roman" w:eastAsia="Times New Roman" w:hAnsi="Times New Roman" w:cs="Times New Roman"/>
          <w:color w:val="000000" w:themeColor="text1"/>
        </w:rPr>
        <w:t xml:space="preserve"> </w:t>
      </w:r>
    </w:p>
    <w:p w14:paraId="6BBEFE7C" w14:textId="21FCEB1C" w:rsidR="009E4F4E" w:rsidRPr="00731442" w:rsidRDefault="22B8269F" w:rsidP="2BAA8972">
      <w:pPr>
        <w:spacing w:before="240" w:after="240"/>
        <w:ind w:left="720" w:hanging="720"/>
        <w:jc w:val="both"/>
        <w:rPr>
          <w:rStyle w:val="Hyperlink"/>
          <w:rFonts w:ascii="Times New Roman" w:eastAsia="Times New Roman" w:hAnsi="Times New Roman" w:cs="Times New Roman"/>
          <w:color w:val="1155CC"/>
          <w:u w:val="none"/>
        </w:rPr>
      </w:pPr>
      <w:r w:rsidRPr="00731442">
        <w:rPr>
          <w:rFonts w:ascii="Times New Roman" w:eastAsia="Times New Roman" w:hAnsi="Times New Roman" w:cs="Times New Roman"/>
          <w:color w:val="222222"/>
        </w:rPr>
        <w:t xml:space="preserve">Lamey, A., Abdelkader, H., Keshk, A., &amp; Eletriby, S. (2023). A realistic and practical guide for creating intelligent integrated solutions in higher education using enterprise architecture. </w:t>
      </w:r>
      <w:r w:rsidRPr="00731442">
        <w:rPr>
          <w:rFonts w:ascii="Times New Roman" w:eastAsia="Times New Roman" w:hAnsi="Times New Roman" w:cs="Times New Roman"/>
          <w:i/>
          <w:iCs/>
          <w:color w:val="222222"/>
        </w:rPr>
        <w:t>Sustainability</w:t>
      </w:r>
      <w:r w:rsidRPr="00731442">
        <w:rPr>
          <w:rFonts w:ascii="Times New Roman" w:eastAsia="Times New Roman" w:hAnsi="Times New Roman" w:cs="Times New Roman"/>
          <w:color w:val="222222"/>
        </w:rPr>
        <w:t xml:space="preserve">, </w:t>
      </w:r>
      <w:r w:rsidRPr="00731442">
        <w:rPr>
          <w:rFonts w:ascii="Times New Roman" w:eastAsia="Times New Roman" w:hAnsi="Times New Roman" w:cs="Times New Roman"/>
          <w:i/>
          <w:iCs/>
          <w:color w:val="222222"/>
        </w:rPr>
        <w:t>15</w:t>
      </w:r>
      <w:r w:rsidRPr="00731442">
        <w:rPr>
          <w:rFonts w:ascii="Times New Roman" w:eastAsia="Times New Roman" w:hAnsi="Times New Roman" w:cs="Times New Roman"/>
          <w:color w:val="222222"/>
        </w:rPr>
        <w:t>(11), 8780.</w:t>
      </w:r>
      <w:hyperlink r:id="rId42">
        <w:r w:rsidRPr="00731442">
          <w:rPr>
            <w:rStyle w:val="Hyperlink"/>
            <w:rFonts w:ascii="Times New Roman" w:eastAsia="Times New Roman" w:hAnsi="Times New Roman" w:cs="Times New Roman"/>
            <w:color w:val="222222"/>
            <w:u w:val="none"/>
          </w:rPr>
          <w:t xml:space="preserve"> </w:t>
        </w:r>
        <w:r w:rsidRPr="00731442">
          <w:rPr>
            <w:rStyle w:val="Hyperlink"/>
            <w:rFonts w:ascii="Times New Roman" w:eastAsia="Times New Roman" w:hAnsi="Times New Roman" w:cs="Times New Roman"/>
            <w:color w:val="1155CC"/>
            <w:u w:val="none"/>
          </w:rPr>
          <w:t>https://www.mdpi.com/2071-1050/15/11/8780</w:t>
        </w:r>
      </w:hyperlink>
    </w:p>
    <w:p w14:paraId="4B808BC1" w14:textId="0B124785" w:rsidR="009E4F4E" w:rsidRPr="00731442" w:rsidRDefault="5C8192BD" w:rsidP="2BAA8972">
      <w:pPr>
        <w:spacing w:after="200"/>
        <w:ind w:left="720" w:hanging="720"/>
        <w:jc w:val="both"/>
        <w:rPr>
          <w:rFonts w:ascii="Times New Roman" w:eastAsia="Times New Roman" w:hAnsi="Times New Roman" w:cs="Times New Roman"/>
          <w:color w:val="222222"/>
          <w:lang w:val="en-MY"/>
        </w:rPr>
      </w:pPr>
      <w:r w:rsidRPr="00731442">
        <w:rPr>
          <w:rFonts w:ascii="Times New Roman" w:eastAsia="Times New Roman" w:hAnsi="Times New Roman" w:cs="Times New Roman"/>
          <w:color w:val="222222"/>
          <w:lang w:val="en-MY"/>
        </w:rPr>
        <w:t xml:space="preserve">Manuhutu, M. A., Uktolseja, L. J., &amp; Gaspersz, S. (2018). Academic Information System for Student (Case Study: Victory University of Sorong). </w:t>
      </w:r>
      <w:r w:rsidRPr="00731442">
        <w:rPr>
          <w:rFonts w:ascii="Times New Roman" w:eastAsia="Times New Roman" w:hAnsi="Times New Roman" w:cs="Times New Roman"/>
          <w:i/>
          <w:iCs/>
          <w:color w:val="222222"/>
          <w:lang w:val="en-MY"/>
        </w:rPr>
        <w:t>International Journal of Computer Applications</w:t>
      </w:r>
      <w:r w:rsidRPr="00731442">
        <w:rPr>
          <w:rFonts w:ascii="Times New Roman" w:eastAsia="Times New Roman" w:hAnsi="Times New Roman" w:cs="Times New Roman"/>
          <w:color w:val="222222"/>
          <w:lang w:val="en-MY"/>
        </w:rPr>
        <w:t xml:space="preserve">, </w:t>
      </w:r>
      <w:r w:rsidRPr="00731442">
        <w:rPr>
          <w:rFonts w:ascii="Times New Roman" w:eastAsia="Times New Roman" w:hAnsi="Times New Roman" w:cs="Times New Roman"/>
          <w:i/>
          <w:iCs/>
          <w:color w:val="222222"/>
          <w:lang w:val="en-MY"/>
        </w:rPr>
        <w:t>180</w:t>
      </w:r>
      <w:r w:rsidRPr="00731442">
        <w:rPr>
          <w:rFonts w:ascii="Times New Roman" w:eastAsia="Times New Roman" w:hAnsi="Times New Roman" w:cs="Times New Roman"/>
          <w:color w:val="222222"/>
          <w:lang w:val="en-MY"/>
        </w:rPr>
        <w:t xml:space="preserve">(43), 26-33. </w:t>
      </w:r>
      <w:hyperlink r:id="rId43">
        <w:r w:rsidRPr="00731442">
          <w:rPr>
            <w:rStyle w:val="Hyperlink"/>
            <w:rFonts w:ascii="Times New Roman" w:eastAsia="Times New Roman" w:hAnsi="Times New Roman" w:cs="Times New Roman"/>
            <w:color w:val="1155CC"/>
            <w:u w:val="none"/>
            <w:lang w:val="en-MY"/>
          </w:rPr>
          <w:t>https://www.researchgate.net/profile/Melda-Manuhutu-2/publication/329362873_Academic_Information_System_for_Student_Case_Study_Victory_University_of_Sorong/links/5c04b1ec45851523d159b34b/Academic-Information-System-for-Student-Case-Study-Victory-University-of-Sorong.pdf</w:t>
        </w:r>
      </w:hyperlink>
      <w:r w:rsidRPr="00731442">
        <w:rPr>
          <w:rFonts w:ascii="Times New Roman" w:eastAsia="Times New Roman" w:hAnsi="Times New Roman" w:cs="Times New Roman"/>
          <w:color w:val="222222"/>
          <w:lang w:val="en-MY"/>
        </w:rPr>
        <w:t xml:space="preserve"> </w:t>
      </w:r>
    </w:p>
    <w:p w14:paraId="19CAB2FE" w14:textId="3C49E5CB" w:rsidR="009E4F4E" w:rsidRPr="00731442" w:rsidRDefault="6BDC9ECD" w:rsidP="2BAA8972">
      <w:pPr>
        <w:spacing w:before="240" w:after="240"/>
        <w:ind w:left="720" w:hanging="720"/>
        <w:jc w:val="both"/>
        <w:rPr>
          <w:rFonts w:ascii="Times New Roman" w:hAnsi="Times New Roman" w:cs="Times New Roman"/>
        </w:rPr>
      </w:pPr>
      <w:r w:rsidRPr="00731442">
        <w:rPr>
          <w:rFonts w:ascii="Times New Roman" w:eastAsia="Times New Roman" w:hAnsi="Times New Roman" w:cs="Times New Roman"/>
          <w:color w:val="222222"/>
        </w:rPr>
        <w:t xml:space="preserve">Meutia, N. S., Sulistiyani, E., Budiarti, R. P. N., &amp; Sari, R. (2022). Enterprise Architecture Framework in Higher Education: Systematic Literature Review. </w:t>
      </w:r>
      <w:r w:rsidRPr="00731442">
        <w:rPr>
          <w:rFonts w:ascii="Times New Roman" w:eastAsia="Times New Roman" w:hAnsi="Times New Roman" w:cs="Times New Roman"/>
          <w:i/>
          <w:iCs/>
          <w:color w:val="222222"/>
        </w:rPr>
        <w:t>Applied Technology and Computing Science Journal</w:t>
      </w:r>
      <w:r w:rsidRPr="00731442">
        <w:rPr>
          <w:rFonts w:ascii="Times New Roman" w:eastAsia="Times New Roman" w:hAnsi="Times New Roman" w:cs="Times New Roman"/>
          <w:color w:val="222222"/>
        </w:rPr>
        <w:t xml:space="preserve">, </w:t>
      </w:r>
      <w:r w:rsidRPr="00731442">
        <w:rPr>
          <w:rFonts w:ascii="Times New Roman" w:eastAsia="Times New Roman" w:hAnsi="Times New Roman" w:cs="Times New Roman"/>
          <w:i/>
          <w:iCs/>
          <w:color w:val="222222"/>
        </w:rPr>
        <w:t>5</w:t>
      </w:r>
      <w:r w:rsidRPr="00731442">
        <w:rPr>
          <w:rFonts w:ascii="Times New Roman" w:eastAsia="Times New Roman" w:hAnsi="Times New Roman" w:cs="Times New Roman"/>
          <w:color w:val="222222"/>
        </w:rPr>
        <w:t>(2), 112–118.</w:t>
      </w:r>
      <w:hyperlink r:id="rId44">
        <w:r w:rsidRPr="00731442">
          <w:rPr>
            <w:rStyle w:val="Hyperlink"/>
            <w:rFonts w:ascii="Times New Roman" w:eastAsia="Times New Roman" w:hAnsi="Times New Roman" w:cs="Times New Roman"/>
            <w:color w:val="222222"/>
            <w:u w:val="none"/>
          </w:rPr>
          <w:t xml:space="preserve"> </w:t>
        </w:r>
        <w:r w:rsidRPr="00731442">
          <w:rPr>
            <w:rStyle w:val="Hyperlink"/>
            <w:rFonts w:ascii="Times New Roman" w:eastAsia="Times New Roman" w:hAnsi="Times New Roman" w:cs="Times New Roman"/>
            <w:color w:val="1155CC"/>
            <w:u w:val="none"/>
          </w:rPr>
          <w:t>http://journal2.unusa.ac.id/index.php/ATCSJ/article/download/3751/1950</w:t>
        </w:r>
      </w:hyperlink>
    </w:p>
    <w:p w14:paraId="152E8121" w14:textId="764076C5" w:rsidR="009E4F4E" w:rsidRPr="00731442" w:rsidRDefault="6BDC9ECD" w:rsidP="2BAA8972">
      <w:pPr>
        <w:spacing w:before="240" w:after="240"/>
        <w:ind w:left="720" w:hanging="720"/>
        <w:jc w:val="both"/>
        <w:rPr>
          <w:rFonts w:ascii="Times New Roman" w:eastAsia="Times New Roman" w:hAnsi="Times New Roman" w:cs="Times New Roman"/>
          <w:color w:val="222222"/>
        </w:rPr>
      </w:pPr>
      <w:r w:rsidRPr="00731442">
        <w:rPr>
          <w:rFonts w:ascii="Times New Roman" w:eastAsia="Times New Roman" w:hAnsi="Times New Roman" w:cs="Times New Roman"/>
          <w:color w:val="222222"/>
        </w:rPr>
        <w:lastRenderedPageBreak/>
        <w:t xml:space="preserve">Nama, G. F., &amp; Kurniawan, D. (2017). An enterprise architecture planning for higher education using the open group architecture framework (TOGAF): Case study University of Lampung. In </w:t>
      </w:r>
      <w:r w:rsidRPr="00731442">
        <w:rPr>
          <w:rFonts w:ascii="Times New Roman" w:eastAsia="Times New Roman" w:hAnsi="Times New Roman" w:cs="Times New Roman"/>
          <w:i/>
          <w:iCs/>
          <w:color w:val="222222"/>
        </w:rPr>
        <w:t>2017 Second International Conference on Informatics and Computing (ICIC)</w:t>
      </w:r>
      <w:r w:rsidRPr="00731442">
        <w:rPr>
          <w:rFonts w:ascii="Times New Roman" w:eastAsia="Times New Roman" w:hAnsi="Times New Roman" w:cs="Times New Roman"/>
          <w:color w:val="222222"/>
        </w:rPr>
        <w:t xml:space="preserve"> (pp. 1–6). IEEE.</w:t>
      </w:r>
      <w:hyperlink r:id="rId45">
        <w:r w:rsidRPr="00731442">
          <w:rPr>
            <w:rStyle w:val="Hyperlink"/>
            <w:rFonts w:ascii="Times New Roman" w:eastAsia="Times New Roman" w:hAnsi="Times New Roman" w:cs="Times New Roman"/>
            <w:color w:val="222222"/>
            <w:u w:val="none"/>
          </w:rPr>
          <w:t xml:space="preserve"> </w:t>
        </w:r>
        <w:r w:rsidRPr="00731442">
          <w:rPr>
            <w:rStyle w:val="Hyperlink"/>
            <w:rFonts w:ascii="Times New Roman" w:eastAsia="Times New Roman" w:hAnsi="Times New Roman" w:cs="Times New Roman"/>
            <w:color w:val="1155CC"/>
            <w:u w:val="none"/>
          </w:rPr>
          <w:t>http://repository.lppm.unila.ac.id/5946/1/023.pdf</w:t>
        </w:r>
      </w:hyperlink>
    </w:p>
    <w:p w14:paraId="652F970F" w14:textId="77A224E3" w:rsidR="009E4F4E" w:rsidRPr="00731442" w:rsidRDefault="3984BAEC" w:rsidP="2BAA8972">
      <w:pPr>
        <w:keepNext/>
        <w:keepLines/>
        <w:ind w:left="720" w:hanging="720"/>
        <w:jc w:val="both"/>
        <w:rPr>
          <w:rFonts w:ascii="Times New Roman" w:eastAsia="Times New Roman" w:hAnsi="Times New Roman" w:cs="Times New Roman"/>
          <w:color w:val="222222"/>
          <w:lang w:val="en-MY"/>
        </w:rPr>
      </w:pPr>
      <w:r w:rsidRPr="00731442">
        <w:rPr>
          <w:rFonts w:ascii="Times New Roman" w:eastAsia="Times New Roman" w:hAnsi="Times New Roman" w:cs="Times New Roman"/>
          <w:color w:val="222222"/>
          <w:lang w:val="en-MY"/>
        </w:rPr>
        <w:t>Navaz, A. S., Fiaz, A. S., Prabhadevi, C., Sangeetha, V., &amp; Gopalakrishnan, S. (2013). Human</w:t>
      </w:r>
      <w:r w:rsidR="4D123A0F" w:rsidRPr="00731442">
        <w:rPr>
          <w:rFonts w:ascii="Times New Roman" w:eastAsia="Times New Roman" w:hAnsi="Times New Roman" w:cs="Times New Roman"/>
          <w:color w:val="222222"/>
          <w:lang w:val="en-MY"/>
        </w:rPr>
        <w:t xml:space="preserve"> </w:t>
      </w:r>
      <w:r w:rsidRPr="00731442">
        <w:rPr>
          <w:rFonts w:ascii="Times New Roman" w:eastAsia="Times New Roman" w:hAnsi="Times New Roman" w:cs="Times New Roman"/>
          <w:color w:val="222222"/>
          <w:lang w:val="en-MY"/>
        </w:rPr>
        <w:t xml:space="preserve">Resource Management System. </w:t>
      </w:r>
      <w:r w:rsidRPr="00731442">
        <w:rPr>
          <w:rFonts w:ascii="Times New Roman" w:eastAsia="Times New Roman" w:hAnsi="Times New Roman" w:cs="Times New Roman"/>
          <w:i/>
          <w:iCs/>
          <w:color w:val="222222"/>
          <w:lang w:val="en-MY"/>
        </w:rPr>
        <w:t>arXiv preprint arXiv:1309.5351</w:t>
      </w:r>
      <w:r w:rsidRPr="00731442">
        <w:rPr>
          <w:rFonts w:ascii="Times New Roman" w:eastAsia="Times New Roman" w:hAnsi="Times New Roman" w:cs="Times New Roman"/>
          <w:color w:val="222222"/>
          <w:lang w:val="en-MY"/>
        </w:rPr>
        <w:t xml:space="preserve">. </w:t>
      </w:r>
      <w:hyperlink r:id="rId46">
        <w:r w:rsidRPr="00731442">
          <w:rPr>
            <w:rStyle w:val="Hyperlink"/>
            <w:rFonts w:ascii="Times New Roman" w:eastAsia="Times New Roman" w:hAnsi="Times New Roman" w:cs="Times New Roman"/>
            <w:color w:val="1155CC"/>
            <w:u w:val="none"/>
            <w:lang w:val="en-MY"/>
          </w:rPr>
          <w:t>https://arxiv.org/pdf/1309.5351</w:t>
        </w:r>
      </w:hyperlink>
    </w:p>
    <w:p w14:paraId="59DE956A" w14:textId="2BF7E270" w:rsidR="009E4F4E" w:rsidRPr="00731442" w:rsidRDefault="62D07E02" w:rsidP="2BAA8972">
      <w:pPr>
        <w:spacing w:before="240" w:after="240"/>
        <w:ind w:left="720" w:hanging="720"/>
        <w:jc w:val="both"/>
        <w:rPr>
          <w:rFonts w:ascii="Times New Roman" w:hAnsi="Times New Roman" w:cs="Times New Roman"/>
        </w:rPr>
      </w:pPr>
      <w:r w:rsidRPr="00731442">
        <w:rPr>
          <w:rFonts w:ascii="Times New Roman" w:eastAsia="Times New Roman" w:hAnsi="Times New Roman" w:cs="Times New Roman"/>
          <w:color w:val="222222"/>
        </w:rPr>
        <w:t xml:space="preserve">Nendrambaka, N. S. K. (2024). Recent advances and innovations in SAP S/4HANA Cloud and SAP BTP and SAP AI: integration strategies and latest developments. International Journal of Scientific Research in Computer Science Engineering and Information Technology, 10(6), 1743–1751. </w:t>
      </w:r>
      <w:hyperlink r:id="rId47">
        <w:r w:rsidRPr="00731442">
          <w:rPr>
            <w:rStyle w:val="Hyperlink"/>
            <w:rFonts w:ascii="Times New Roman" w:eastAsia="Times New Roman" w:hAnsi="Times New Roman" w:cs="Times New Roman"/>
            <w:color w:val="1155CC"/>
            <w:u w:val="none"/>
          </w:rPr>
          <w:t>https://doi.org/10.32628/cseit241061219</w:t>
        </w:r>
      </w:hyperlink>
    </w:p>
    <w:p w14:paraId="78B52766" w14:textId="3591BD82" w:rsidR="009E4F4E" w:rsidRPr="00731442" w:rsidRDefault="62D07E02" w:rsidP="2BAA8972">
      <w:pPr>
        <w:spacing w:before="240" w:after="240"/>
        <w:ind w:left="720" w:hanging="720"/>
        <w:jc w:val="both"/>
        <w:rPr>
          <w:rStyle w:val="Hyperlink"/>
          <w:rFonts w:ascii="Times New Roman" w:eastAsia="Times New Roman" w:hAnsi="Times New Roman" w:cs="Times New Roman"/>
          <w:color w:val="1155CC"/>
          <w:u w:val="none"/>
        </w:rPr>
      </w:pPr>
      <w:r w:rsidRPr="00731442">
        <w:rPr>
          <w:rFonts w:ascii="Times New Roman" w:eastAsia="Times New Roman" w:hAnsi="Times New Roman" w:cs="Times New Roman"/>
          <w:color w:val="222222"/>
        </w:rPr>
        <w:t xml:space="preserve">Poisl, T. (2023, December 2). Exploring SAP BTP Reference Architecture To Master Multi- Cloud And Platform Environments. SAPinsider. </w:t>
      </w:r>
      <w:hyperlink r:id="rId48">
        <w:r w:rsidRPr="00731442">
          <w:rPr>
            <w:rStyle w:val="Hyperlink"/>
            <w:rFonts w:ascii="Times New Roman" w:eastAsia="Times New Roman" w:hAnsi="Times New Roman" w:cs="Times New Roman"/>
            <w:color w:val="1155CC"/>
            <w:u w:val="none"/>
          </w:rPr>
          <w:t>https://sapinsider.org/event-presentations/exploring-sap-btp-reference-architecture-to-master-multi-cloud-and-platform-environments/</w:t>
        </w:r>
      </w:hyperlink>
    </w:p>
    <w:p w14:paraId="5FE3537C" w14:textId="73DC6E8D" w:rsidR="009E4F4E" w:rsidRPr="00731442" w:rsidRDefault="04586769" w:rsidP="2BAA8972">
      <w:pPr>
        <w:spacing w:before="240" w:after="240"/>
        <w:ind w:left="720" w:hanging="720"/>
        <w:jc w:val="both"/>
        <w:rPr>
          <w:rFonts w:ascii="Times New Roman" w:eastAsia="Times New Roman" w:hAnsi="Times New Roman" w:cs="Times New Roman"/>
        </w:rPr>
      </w:pPr>
      <w:r w:rsidRPr="00731442">
        <w:rPr>
          <w:rFonts w:ascii="Times New Roman" w:eastAsia="Times New Roman" w:hAnsi="Times New Roman" w:cs="Times New Roman"/>
          <w:color w:val="222222"/>
        </w:rPr>
        <w:t xml:space="preserve">“SAP Business Technology Platform: With Use Cases back to Its Roots and into the Cloud.” SAP News Center, 28 Oct. 2022, </w:t>
      </w:r>
      <w:hyperlink r:id="rId49">
        <w:r w:rsidRPr="00731442">
          <w:rPr>
            <w:rStyle w:val="Hyperlink"/>
            <w:rFonts w:ascii="Times New Roman" w:eastAsia="Times New Roman" w:hAnsi="Times New Roman" w:cs="Times New Roman"/>
            <w:color w:val="1155CC"/>
            <w:u w:val="none"/>
          </w:rPr>
          <w:t>news.sap.com/2022/10/sap-btp-use-cases-in-cloud/</w:t>
        </w:r>
      </w:hyperlink>
    </w:p>
    <w:p w14:paraId="2C078E63" w14:textId="102EF1E5" w:rsidR="009E4F4E" w:rsidRPr="00731442" w:rsidRDefault="47D9570D" w:rsidP="2BAA8972">
      <w:pPr>
        <w:keepNext/>
        <w:keepLines/>
        <w:ind w:left="720" w:hanging="720"/>
        <w:jc w:val="both"/>
        <w:rPr>
          <w:rFonts w:ascii="Times New Roman" w:eastAsia="Times New Roman" w:hAnsi="Times New Roman" w:cs="Times New Roman"/>
          <w:color w:val="222222"/>
          <w:lang w:val="en-MY"/>
        </w:rPr>
      </w:pPr>
      <w:r w:rsidRPr="00731442">
        <w:rPr>
          <w:rFonts w:ascii="Times New Roman" w:eastAsia="Times New Roman" w:hAnsi="Times New Roman" w:cs="Times New Roman"/>
          <w:color w:val="222222"/>
          <w:lang w:val="en-MY"/>
        </w:rPr>
        <w:t>Setiawan, R. (2018, November). Architecture of human resource management system at</w:t>
      </w:r>
      <w:r w:rsidR="25D4E9C2" w:rsidRPr="00731442">
        <w:rPr>
          <w:rFonts w:ascii="Times New Roman" w:eastAsia="Times New Roman" w:hAnsi="Times New Roman" w:cs="Times New Roman"/>
          <w:color w:val="222222"/>
          <w:lang w:val="en-MY"/>
        </w:rPr>
        <w:t xml:space="preserve"> </w:t>
      </w:r>
      <w:r w:rsidRPr="00731442">
        <w:rPr>
          <w:rFonts w:ascii="Times New Roman" w:eastAsia="Times New Roman" w:hAnsi="Times New Roman" w:cs="Times New Roman"/>
          <w:color w:val="222222"/>
          <w:lang w:val="en-MY"/>
        </w:rPr>
        <w:t xml:space="preserve">universities. In </w:t>
      </w:r>
      <w:r w:rsidRPr="00731442">
        <w:rPr>
          <w:rFonts w:ascii="Times New Roman" w:eastAsia="Times New Roman" w:hAnsi="Times New Roman" w:cs="Times New Roman"/>
          <w:i/>
          <w:iCs/>
          <w:color w:val="222222"/>
          <w:lang w:val="en-MY"/>
        </w:rPr>
        <w:t>IOP Conference Series: Materials Science and Engineering</w:t>
      </w:r>
      <w:r w:rsidRPr="00731442">
        <w:rPr>
          <w:rFonts w:ascii="Times New Roman" w:eastAsia="Times New Roman" w:hAnsi="Times New Roman" w:cs="Times New Roman"/>
          <w:color w:val="222222"/>
          <w:lang w:val="en-MY"/>
        </w:rPr>
        <w:t xml:space="preserve"> (Vol. 434, No. 1, p. 012258). IOP Publishing. </w:t>
      </w:r>
      <w:hyperlink r:id="rId50">
        <w:r w:rsidRPr="00731442">
          <w:rPr>
            <w:rStyle w:val="Hyperlink"/>
            <w:rFonts w:ascii="Times New Roman" w:eastAsia="Times New Roman" w:hAnsi="Times New Roman" w:cs="Times New Roman"/>
            <w:color w:val="1155CC"/>
            <w:u w:val="none"/>
            <w:lang w:val="en-MY"/>
          </w:rPr>
          <w:t>https://iopscience.iop.org/article/10.1088/1757-899X/434/1/012258/pdf</w:t>
        </w:r>
      </w:hyperlink>
    </w:p>
    <w:p w14:paraId="20151765" w14:textId="0EF469CC" w:rsidR="2BAA8972" w:rsidRPr="00731442" w:rsidRDefault="2BAA8972" w:rsidP="2BAA8972">
      <w:pPr>
        <w:keepNext/>
        <w:keepLines/>
        <w:ind w:left="720" w:hanging="720"/>
        <w:jc w:val="both"/>
        <w:rPr>
          <w:rFonts w:ascii="Times New Roman" w:eastAsia="Times New Roman" w:hAnsi="Times New Roman" w:cs="Times New Roman"/>
          <w:color w:val="1155CC"/>
          <w:lang w:val="en-MY"/>
        </w:rPr>
      </w:pPr>
    </w:p>
    <w:sectPr w:rsidR="2BAA8972" w:rsidRPr="007314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Guest User" w:date="2025-12-29T12:36:00Z" w:initials="GU">
    <w:p w14:paraId="400608D9" w14:textId="3A9EAD06" w:rsidR="0011163A" w:rsidRDefault="0011163A">
      <w:r>
        <w:annotationRef/>
      </w:r>
      <w:r w:rsidRPr="7AD177B1">
        <w:t>Meutia, N. N. S., Sulistiyani, E., Budiarti, R. P. N., &amp; Sari, R. (2022). Enterprise Architecture Framework in Higher Education: Systematic Literature Review. Applied Technology and Computing Science Journal, 5(2), 33–39. </w:t>
      </w:r>
      <w:hyperlink r:id="rId1">
        <w:r w:rsidRPr="347227CE">
          <w:rPr>
            <w:rStyle w:val="Hyperlink"/>
          </w:rPr>
          <w:t>https://doi.org/10.33086/atcsj.v5i2.3751</w:t>
        </w:r>
      </w:hyperlink>
    </w:p>
  </w:comment>
  <w:comment w:id="31" w:author="Guest User" w:date="2025-12-29T12:37:00Z" w:initials="GU">
    <w:p w14:paraId="63D2F3DB" w14:textId="1403D2D6" w:rsidR="0011163A" w:rsidRDefault="0011163A">
      <w:r>
        <w:annotationRef/>
      </w:r>
      <w:r w:rsidRPr="5C5504A5">
        <w:t>Amin, F. A., Hussein, S. S., Daud, N. A., Bakar, N. a. A., &amp; Ahmad, W. a. Z. W. (2024). Cultivating excellence: a case study of enterprise architecture transformational journey in higher education. Indonesian Journal of Electrical Engineering and Computer Science, 34(1), 548. </w:t>
      </w:r>
      <w:hyperlink r:id="rId2">
        <w:r w:rsidRPr="3ECB69B4">
          <w:rPr>
            <w:rStyle w:val="Hyperlink"/>
          </w:rPr>
          <w:t>https://doi.org/10.11591/ijeecs.v34.i1.pp548-555</w:t>
        </w:r>
      </w:hyperlink>
    </w:p>
    <w:p w14:paraId="43B32BF2" w14:textId="5D50C754" w:rsidR="0011163A" w:rsidRDefault="0011163A"/>
    <w:p w14:paraId="0BD85E58" w14:textId="44441953" w:rsidR="0011163A" w:rsidRDefault="0011163A">
      <w:r w:rsidRPr="0FADA555">
        <w:t>Hindarto, D. (2023b). Supporting University Management System Digital Transformation with Enterprise Architecture. Jurnal JTIK (Jurnal Teknologi Informasi Dan Komunikasi), 7(4), 696–706. </w:t>
      </w:r>
      <w:hyperlink r:id="rId3">
        <w:r w:rsidRPr="015E39F9">
          <w:rPr>
            <w:rStyle w:val="Hyperlink"/>
          </w:rPr>
          <w:t>https://doi.org/10.35870/jtik.v7i4.1830</w:t>
        </w:r>
      </w:hyperlink>
    </w:p>
  </w:comment>
  <w:comment w:id="33" w:author="Guest User" w:date="2025-12-29T12:38:00Z" w:initials="GU">
    <w:p w14:paraId="7E011914" w14:textId="7D49EDD9" w:rsidR="0011163A" w:rsidRDefault="0011163A">
      <w:r>
        <w:annotationRef/>
      </w:r>
      <w:r w:rsidRPr="5A6CA5C3">
        <w:t>The Open Group. (2018). TOGAF® Standard, Version 9.2. The Open Group.</w:t>
      </w:r>
    </w:p>
  </w:comment>
  <w:comment w:id="34" w:author="Guest User" w:date="2025-12-29T12:39:00Z" w:initials="GU">
    <w:p w14:paraId="4CB64E2C" w14:textId="55DDF875" w:rsidR="0011163A" w:rsidRDefault="0011163A">
      <w:r>
        <w:annotationRef/>
      </w:r>
      <w:r w:rsidRPr="22ACA8EF">
        <w:t>Lankhorst, M. (2017). Enterprise Architecture at Work: Modelling, Communication and Analysis (4th ed.). Springer.</w:t>
      </w:r>
    </w:p>
  </w:comment>
  <w:comment w:id="35" w:author="Guest User" w:date="2025-12-29T12:39:00Z" w:initials="GU">
    <w:p w14:paraId="18ACF08E" w14:textId="1613D982" w:rsidR="0011163A" w:rsidRDefault="0011163A">
      <w:r>
        <w:annotationRef/>
      </w:r>
      <w:r w:rsidRPr="784398A6">
        <w:t>Pedroso, C. (2021). Enterprise Architecture in the Higher Education Sector: A Systematic Literature Review. Master’s Thesis, University of Porto.</w:t>
      </w:r>
    </w:p>
  </w:comment>
  <w:comment w:id="37" w:author="Guest User" w:date="2025-12-29T12:40:00Z" w:initials="GU">
    <w:p w14:paraId="515DCE5E" w14:textId="31AA7BB0" w:rsidR="0011163A" w:rsidRDefault="0011163A">
      <w:r>
        <w:annotationRef/>
      </w:r>
      <w:r w:rsidRPr="19476640">
        <w:t xml:space="preserve">Nama, G. F., &amp; Kurniawan, D. (2017). An enterprise architecture planning for higher education using the open group architecture framework (TOGAF): Case study University of Lampung. In </w:t>
      </w:r>
      <w:r w:rsidRPr="65413F3F">
        <w:rPr>
          <w:i/>
          <w:iCs/>
        </w:rPr>
        <w:t>2017 Second International Conference on Informatics and Computing (ICIC)</w:t>
      </w:r>
      <w:r w:rsidRPr="4DB8CC74">
        <w:t xml:space="preserve"> (pp. 1–6). IEEE.</w:t>
      </w:r>
      <w:hyperlink r:id="rId4">
        <w:r w:rsidRPr="02F1AF1F">
          <w:rPr>
            <w:rStyle w:val="Hyperlink"/>
          </w:rPr>
          <w:t xml:space="preserve"> </w:t>
        </w:r>
      </w:hyperlink>
      <w:hyperlink r:id="rId5">
        <w:r w:rsidRPr="729D26A0">
          <w:rPr>
            <w:rStyle w:val="Hyperlink"/>
          </w:rPr>
          <w:t>http://repository.lppm.unila.ac.id/5946/1/023.pdf</w:t>
        </w:r>
      </w:hyperlink>
      <w:r w:rsidRPr="31B68C2E">
        <w:t xml:space="preserve"> </w:t>
      </w:r>
    </w:p>
  </w:comment>
  <w:comment w:id="39" w:author="Guest User" w:date="2025-12-29T12:40:00Z" w:initials="GU">
    <w:p w14:paraId="5D57D70E" w14:textId="227C6CFF" w:rsidR="0011163A" w:rsidRDefault="0011163A">
      <w:r>
        <w:annotationRef/>
      </w:r>
      <w:r w:rsidRPr="0C17CEED">
        <w:t xml:space="preserve">Hindarto, D. (2023). Supporting University Management System Digital Transformation with Enterprise Architecture. </w:t>
      </w:r>
      <w:r w:rsidRPr="65959171">
        <w:rPr>
          <w:i/>
          <w:iCs/>
        </w:rPr>
        <w:t>Jurnal JTIK (Jurnal Teknologi Informasi Dan Komunikasi)</w:t>
      </w:r>
      <w:r w:rsidRPr="14861A2C">
        <w:t xml:space="preserve">, </w:t>
      </w:r>
      <w:r w:rsidRPr="56344B21">
        <w:rPr>
          <w:i/>
          <w:iCs/>
        </w:rPr>
        <w:t>7</w:t>
      </w:r>
      <w:r w:rsidRPr="5D65458C">
        <w:t>(4), 696–706.</w:t>
      </w:r>
      <w:hyperlink r:id="rId6">
        <w:r w:rsidRPr="6E079D2C">
          <w:rPr>
            <w:rStyle w:val="Hyperlink"/>
          </w:rPr>
          <w:t xml:space="preserve"> </w:t>
        </w:r>
      </w:hyperlink>
      <w:hyperlink r:id="rId7">
        <w:r w:rsidRPr="73307CF9">
          <w:rPr>
            <w:rStyle w:val="Hyperlink"/>
          </w:rPr>
          <w:t>https://pdfs.semanticscholar.org/5904/9ee560639d1e454b7f9a41497e24fa9cb4bb.pdf</w:t>
        </w:r>
      </w:hyperlink>
    </w:p>
  </w:comment>
  <w:comment w:id="53" w:author="CHUA JIA LIN" w:date="2025-12-24T17:12:00Z" w:initials="CL">
    <w:p w14:paraId="5AEF549B" w14:textId="42EAB5E4" w:rsidR="0011163A" w:rsidRDefault="0011163A">
      <w:r>
        <w:annotationRef/>
      </w:r>
      <w:r w:rsidRPr="624A0240">
        <w:t xml:space="preserve">GeeksforGeeks. (2025, September 30). </w:t>
      </w:r>
      <w:r w:rsidRPr="605E5644">
        <w:rPr>
          <w:i/>
          <w:iCs/>
        </w:rPr>
        <w:t>Waterfall Model Software Engineering</w:t>
      </w:r>
      <w:r w:rsidRPr="4A9A336F">
        <w:t>. GeeksforGeeks. https://www.geeksforgeeks.org/software-engineering/waterfall-model/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608D9" w15:done="0"/>
  <w15:commentEx w15:paraId="0BD85E58" w15:done="0"/>
  <w15:commentEx w15:paraId="7E011914" w15:done="0"/>
  <w15:commentEx w15:paraId="4CB64E2C" w15:done="0"/>
  <w15:commentEx w15:paraId="18ACF08E" w15:done="0"/>
  <w15:commentEx w15:paraId="515DCE5E" w15:done="0"/>
  <w15:commentEx w15:paraId="5D57D70E" w15:done="0"/>
  <w15:commentEx w15:paraId="5AEF5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3AECBC" w16cex:dateUtc="2025-12-29T04:36:00Z"/>
  <w16cex:commentExtensible w16cex:durableId="055520EA" w16cex:dateUtc="2025-12-29T04:37:00Z"/>
  <w16cex:commentExtensible w16cex:durableId="45F68BEE" w16cex:dateUtc="2025-12-29T04:38:00Z"/>
  <w16cex:commentExtensible w16cex:durableId="195DEBE7" w16cex:dateUtc="2025-12-29T04:39:00Z"/>
  <w16cex:commentExtensible w16cex:durableId="33F96631" w16cex:dateUtc="2025-12-29T04:39:00Z"/>
  <w16cex:commentExtensible w16cex:durableId="68127A7A" w16cex:dateUtc="2025-12-29T04:40:00Z"/>
  <w16cex:commentExtensible w16cex:durableId="277FFF78" w16cex:dateUtc="2025-12-29T04:40:00Z"/>
  <w16cex:commentExtensible w16cex:durableId="59F7C28A" w16cex:dateUtc="2025-12-24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608D9" w16cid:durableId="623AECBC"/>
  <w16cid:commentId w16cid:paraId="0BD85E58" w16cid:durableId="055520EA"/>
  <w16cid:commentId w16cid:paraId="7E011914" w16cid:durableId="45F68BEE"/>
  <w16cid:commentId w16cid:paraId="4CB64E2C" w16cid:durableId="195DEBE7"/>
  <w16cid:commentId w16cid:paraId="18ACF08E" w16cid:durableId="33F96631"/>
  <w16cid:commentId w16cid:paraId="515DCE5E" w16cid:durableId="68127A7A"/>
  <w16cid:commentId w16cid:paraId="5D57D70E" w16cid:durableId="277FFF78"/>
  <w16cid:commentId w16cid:paraId="5AEF549B" w16cid:durableId="59F7C2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91D2" w14:textId="77777777" w:rsidR="00E578EB" w:rsidRDefault="00E578EB" w:rsidP="009F71C0">
      <w:pPr>
        <w:spacing w:after="0" w:line="240" w:lineRule="auto"/>
      </w:pPr>
      <w:r>
        <w:separator/>
      </w:r>
    </w:p>
  </w:endnote>
  <w:endnote w:type="continuationSeparator" w:id="0">
    <w:p w14:paraId="000CE33B" w14:textId="77777777" w:rsidR="00E578EB" w:rsidRDefault="00E578EB" w:rsidP="009F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2BC8D" w14:textId="77777777" w:rsidR="00E578EB" w:rsidRDefault="00E578EB" w:rsidP="009F71C0">
      <w:pPr>
        <w:spacing w:after="0" w:line="240" w:lineRule="auto"/>
      </w:pPr>
      <w:r>
        <w:separator/>
      </w:r>
    </w:p>
  </w:footnote>
  <w:footnote w:type="continuationSeparator" w:id="0">
    <w:p w14:paraId="2D708810" w14:textId="77777777" w:rsidR="00E578EB" w:rsidRDefault="00E578EB" w:rsidP="009F7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2920"/>
    <w:multiLevelType w:val="hybridMultilevel"/>
    <w:tmpl w:val="6164AF8C"/>
    <w:lvl w:ilvl="0" w:tplc="417C7ED2">
      <w:start w:val="1"/>
      <w:numFmt w:val="bullet"/>
      <w:lvlText w:val=""/>
      <w:lvlJc w:val="left"/>
      <w:pPr>
        <w:ind w:left="720" w:hanging="360"/>
      </w:pPr>
      <w:rPr>
        <w:rFonts w:ascii="Symbol" w:hAnsi="Symbol" w:hint="default"/>
      </w:rPr>
    </w:lvl>
    <w:lvl w:ilvl="1" w:tplc="BA46C81E">
      <w:start w:val="1"/>
      <w:numFmt w:val="bullet"/>
      <w:lvlText w:val="o"/>
      <w:lvlJc w:val="left"/>
      <w:pPr>
        <w:ind w:left="1440" w:hanging="360"/>
      </w:pPr>
      <w:rPr>
        <w:rFonts w:ascii="Courier New" w:hAnsi="Courier New" w:hint="default"/>
      </w:rPr>
    </w:lvl>
    <w:lvl w:ilvl="2" w:tplc="E4F08AD8">
      <w:start w:val="1"/>
      <w:numFmt w:val="bullet"/>
      <w:lvlText w:val=""/>
      <w:lvlJc w:val="left"/>
      <w:pPr>
        <w:ind w:left="2160" w:hanging="360"/>
      </w:pPr>
      <w:rPr>
        <w:rFonts w:ascii="Wingdings" w:hAnsi="Wingdings" w:hint="default"/>
      </w:rPr>
    </w:lvl>
    <w:lvl w:ilvl="3" w:tplc="090A06E4">
      <w:start w:val="1"/>
      <w:numFmt w:val="bullet"/>
      <w:lvlText w:val=""/>
      <w:lvlJc w:val="left"/>
      <w:pPr>
        <w:ind w:left="2880" w:hanging="360"/>
      </w:pPr>
      <w:rPr>
        <w:rFonts w:ascii="Symbol" w:hAnsi="Symbol" w:hint="default"/>
      </w:rPr>
    </w:lvl>
    <w:lvl w:ilvl="4" w:tplc="A0CAD036">
      <w:start w:val="1"/>
      <w:numFmt w:val="bullet"/>
      <w:lvlText w:val="o"/>
      <w:lvlJc w:val="left"/>
      <w:pPr>
        <w:ind w:left="3600" w:hanging="360"/>
      </w:pPr>
      <w:rPr>
        <w:rFonts w:ascii="Courier New" w:hAnsi="Courier New" w:hint="default"/>
      </w:rPr>
    </w:lvl>
    <w:lvl w:ilvl="5" w:tplc="2E609666">
      <w:start w:val="1"/>
      <w:numFmt w:val="bullet"/>
      <w:lvlText w:val=""/>
      <w:lvlJc w:val="left"/>
      <w:pPr>
        <w:ind w:left="4320" w:hanging="360"/>
      </w:pPr>
      <w:rPr>
        <w:rFonts w:ascii="Wingdings" w:hAnsi="Wingdings" w:hint="default"/>
      </w:rPr>
    </w:lvl>
    <w:lvl w:ilvl="6" w:tplc="3CDE80B4">
      <w:start w:val="1"/>
      <w:numFmt w:val="bullet"/>
      <w:lvlText w:val=""/>
      <w:lvlJc w:val="left"/>
      <w:pPr>
        <w:ind w:left="5040" w:hanging="360"/>
      </w:pPr>
      <w:rPr>
        <w:rFonts w:ascii="Symbol" w:hAnsi="Symbol" w:hint="default"/>
      </w:rPr>
    </w:lvl>
    <w:lvl w:ilvl="7" w:tplc="DB028AB4">
      <w:start w:val="1"/>
      <w:numFmt w:val="bullet"/>
      <w:lvlText w:val="o"/>
      <w:lvlJc w:val="left"/>
      <w:pPr>
        <w:ind w:left="5760" w:hanging="360"/>
      </w:pPr>
      <w:rPr>
        <w:rFonts w:ascii="Courier New" w:hAnsi="Courier New" w:hint="default"/>
      </w:rPr>
    </w:lvl>
    <w:lvl w:ilvl="8" w:tplc="7F80DC48">
      <w:start w:val="1"/>
      <w:numFmt w:val="bullet"/>
      <w:lvlText w:val=""/>
      <w:lvlJc w:val="left"/>
      <w:pPr>
        <w:ind w:left="6480" w:hanging="360"/>
      </w:pPr>
      <w:rPr>
        <w:rFonts w:ascii="Wingdings" w:hAnsi="Wingdings" w:hint="default"/>
      </w:rPr>
    </w:lvl>
  </w:abstractNum>
  <w:abstractNum w:abstractNumId="1" w15:restartNumberingAfterBreak="0">
    <w:nsid w:val="056EE325"/>
    <w:multiLevelType w:val="hybridMultilevel"/>
    <w:tmpl w:val="23BC7042"/>
    <w:lvl w:ilvl="0" w:tplc="16FE4F3E">
      <w:start w:val="1"/>
      <w:numFmt w:val="bullet"/>
      <w:lvlText w:val=""/>
      <w:lvlJc w:val="left"/>
      <w:pPr>
        <w:ind w:left="720" w:hanging="360"/>
      </w:pPr>
      <w:rPr>
        <w:rFonts w:ascii="Symbol" w:hAnsi="Symbol" w:hint="default"/>
      </w:rPr>
    </w:lvl>
    <w:lvl w:ilvl="1" w:tplc="7C147AC8">
      <w:start w:val="1"/>
      <w:numFmt w:val="bullet"/>
      <w:lvlText w:val="o"/>
      <w:lvlJc w:val="left"/>
      <w:pPr>
        <w:ind w:left="1440" w:hanging="360"/>
      </w:pPr>
      <w:rPr>
        <w:rFonts w:ascii="Courier New" w:hAnsi="Courier New" w:hint="default"/>
      </w:rPr>
    </w:lvl>
    <w:lvl w:ilvl="2" w:tplc="DC183512">
      <w:start w:val="1"/>
      <w:numFmt w:val="bullet"/>
      <w:lvlText w:val=""/>
      <w:lvlJc w:val="left"/>
      <w:pPr>
        <w:ind w:left="2160" w:hanging="360"/>
      </w:pPr>
      <w:rPr>
        <w:rFonts w:ascii="Wingdings" w:hAnsi="Wingdings" w:hint="default"/>
      </w:rPr>
    </w:lvl>
    <w:lvl w:ilvl="3" w:tplc="634A95D4">
      <w:start w:val="1"/>
      <w:numFmt w:val="bullet"/>
      <w:lvlText w:val=""/>
      <w:lvlJc w:val="left"/>
      <w:pPr>
        <w:ind w:left="2880" w:hanging="360"/>
      </w:pPr>
      <w:rPr>
        <w:rFonts w:ascii="Symbol" w:hAnsi="Symbol" w:hint="default"/>
      </w:rPr>
    </w:lvl>
    <w:lvl w:ilvl="4" w:tplc="4E28B786">
      <w:start w:val="1"/>
      <w:numFmt w:val="bullet"/>
      <w:lvlText w:val="o"/>
      <w:lvlJc w:val="left"/>
      <w:pPr>
        <w:ind w:left="3600" w:hanging="360"/>
      </w:pPr>
      <w:rPr>
        <w:rFonts w:ascii="Courier New" w:hAnsi="Courier New" w:hint="default"/>
      </w:rPr>
    </w:lvl>
    <w:lvl w:ilvl="5" w:tplc="2D92C34A">
      <w:start w:val="1"/>
      <w:numFmt w:val="bullet"/>
      <w:lvlText w:val=""/>
      <w:lvlJc w:val="left"/>
      <w:pPr>
        <w:ind w:left="4320" w:hanging="360"/>
      </w:pPr>
      <w:rPr>
        <w:rFonts w:ascii="Wingdings" w:hAnsi="Wingdings" w:hint="default"/>
      </w:rPr>
    </w:lvl>
    <w:lvl w:ilvl="6" w:tplc="8EF82162">
      <w:start w:val="1"/>
      <w:numFmt w:val="bullet"/>
      <w:lvlText w:val=""/>
      <w:lvlJc w:val="left"/>
      <w:pPr>
        <w:ind w:left="5040" w:hanging="360"/>
      </w:pPr>
      <w:rPr>
        <w:rFonts w:ascii="Symbol" w:hAnsi="Symbol" w:hint="default"/>
      </w:rPr>
    </w:lvl>
    <w:lvl w:ilvl="7" w:tplc="37F86FBA">
      <w:start w:val="1"/>
      <w:numFmt w:val="bullet"/>
      <w:lvlText w:val="o"/>
      <w:lvlJc w:val="left"/>
      <w:pPr>
        <w:ind w:left="5760" w:hanging="360"/>
      </w:pPr>
      <w:rPr>
        <w:rFonts w:ascii="Courier New" w:hAnsi="Courier New" w:hint="default"/>
      </w:rPr>
    </w:lvl>
    <w:lvl w:ilvl="8" w:tplc="999ED62C">
      <w:start w:val="1"/>
      <w:numFmt w:val="bullet"/>
      <w:lvlText w:val=""/>
      <w:lvlJc w:val="left"/>
      <w:pPr>
        <w:ind w:left="6480" w:hanging="360"/>
      </w:pPr>
      <w:rPr>
        <w:rFonts w:ascii="Wingdings" w:hAnsi="Wingdings" w:hint="default"/>
      </w:rPr>
    </w:lvl>
  </w:abstractNum>
  <w:abstractNum w:abstractNumId="2" w15:restartNumberingAfterBreak="0">
    <w:nsid w:val="068FCAA1"/>
    <w:multiLevelType w:val="hybridMultilevel"/>
    <w:tmpl w:val="E9BEA84C"/>
    <w:lvl w:ilvl="0" w:tplc="F2729918">
      <w:start w:val="1"/>
      <w:numFmt w:val="decimal"/>
      <w:lvlText w:val="%1."/>
      <w:lvlJc w:val="left"/>
      <w:pPr>
        <w:ind w:left="720" w:hanging="360"/>
      </w:pPr>
      <w:rPr>
        <w:rFonts w:ascii="Times New Roman" w:hAnsi="Times New Roman" w:hint="default"/>
      </w:rPr>
    </w:lvl>
    <w:lvl w:ilvl="1" w:tplc="D2106A06">
      <w:start w:val="1"/>
      <w:numFmt w:val="lowerLetter"/>
      <w:lvlText w:val="%2."/>
      <w:lvlJc w:val="left"/>
      <w:pPr>
        <w:ind w:left="1440" w:hanging="360"/>
      </w:pPr>
    </w:lvl>
    <w:lvl w:ilvl="2" w:tplc="F446DBAC">
      <w:start w:val="1"/>
      <w:numFmt w:val="lowerRoman"/>
      <w:lvlText w:val="%3."/>
      <w:lvlJc w:val="right"/>
      <w:pPr>
        <w:ind w:left="2160" w:hanging="180"/>
      </w:pPr>
    </w:lvl>
    <w:lvl w:ilvl="3" w:tplc="F3E64D60">
      <w:start w:val="1"/>
      <w:numFmt w:val="decimal"/>
      <w:lvlText w:val="%4."/>
      <w:lvlJc w:val="left"/>
      <w:pPr>
        <w:ind w:left="2880" w:hanging="360"/>
      </w:pPr>
    </w:lvl>
    <w:lvl w:ilvl="4" w:tplc="C2246B9E">
      <w:start w:val="1"/>
      <w:numFmt w:val="lowerLetter"/>
      <w:lvlText w:val="%5."/>
      <w:lvlJc w:val="left"/>
      <w:pPr>
        <w:ind w:left="3600" w:hanging="360"/>
      </w:pPr>
    </w:lvl>
    <w:lvl w:ilvl="5" w:tplc="2E749310">
      <w:start w:val="1"/>
      <w:numFmt w:val="lowerRoman"/>
      <w:lvlText w:val="%6."/>
      <w:lvlJc w:val="right"/>
      <w:pPr>
        <w:ind w:left="4320" w:hanging="180"/>
      </w:pPr>
    </w:lvl>
    <w:lvl w:ilvl="6" w:tplc="76DC390A">
      <w:start w:val="1"/>
      <w:numFmt w:val="decimal"/>
      <w:lvlText w:val="%7."/>
      <w:lvlJc w:val="left"/>
      <w:pPr>
        <w:ind w:left="5040" w:hanging="360"/>
      </w:pPr>
    </w:lvl>
    <w:lvl w:ilvl="7" w:tplc="BF663A3E">
      <w:start w:val="1"/>
      <w:numFmt w:val="lowerLetter"/>
      <w:lvlText w:val="%8."/>
      <w:lvlJc w:val="left"/>
      <w:pPr>
        <w:ind w:left="5760" w:hanging="360"/>
      </w:pPr>
    </w:lvl>
    <w:lvl w:ilvl="8" w:tplc="CDB2AD38">
      <w:start w:val="1"/>
      <w:numFmt w:val="lowerRoman"/>
      <w:lvlText w:val="%9."/>
      <w:lvlJc w:val="right"/>
      <w:pPr>
        <w:ind w:left="6480" w:hanging="180"/>
      </w:pPr>
    </w:lvl>
  </w:abstractNum>
  <w:abstractNum w:abstractNumId="3" w15:restartNumberingAfterBreak="0">
    <w:nsid w:val="0DD80FBC"/>
    <w:multiLevelType w:val="multilevel"/>
    <w:tmpl w:val="7A44E8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07A64D8"/>
    <w:multiLevelType w:val="multilevel"/>
    <w:tmpl w:val="FE5800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A2FAB4A"/>
    <w:multiLevelType w:val="hybridMultilevel"/>
    <w:tmpl w:val="75244644"/>
    <w:lvl w:ilvl="0" w:tplc="1AC43F18">
      <w:start w:val="1"/>
      <w:numFmt w:val="decimal"/>
      <w:lvlText w:val="%1."/>
      <w:lvlJc w:val="left"/>
      <w:pPr>
        <w:ind w:left="720" w:hanging="360"/>
      </w:pPr>
    </w:lvl>
    <w:lvl w:ilvl="1" w:tplc="F0B4BEAA">
      <w:start w:val="1"/>
      <w:numFmt w:val="lowerLetter"/>
      <w:lvlText w:val="%2."/>
      <w:lvlJc w:val="left"/>
      <w:pPr>
        <w:ind w:left="1440" w:hanging="360"/>
      </w:pPr>
    </w:lvl>
    <w:lvl w:ilvl="2" w:tplc="23FE0BA4">
      <w:start w:val="1"/>
      <w:numFmt w:val="lowerRoman"/>
      <w:lvlText w:val="%3."/>
      <w:lvlJc w:val="right"/>
      <w:pPr>
        <w:ind w:left="2160" w:hanging="180"/>
      </w:pPr>
    </w:lvl>
    <w:lvl w:ilvl="3" w:tplc="107A97B4">
      <w:start w:val="1"/>
      <w:numFmt w:val="decimal"/>
      <w:lvlText w:val="%4."/>
      <w:lvlJc w:val="left"/>
      <w:pPr>
        <w:ind w:left="2880" w:hanging="360"/>
      </w:pPr>
    </w:lvl>
    <w:lvl w:ilvl="4" w:tplc="49327220">
      <w:start w:val="1"/>
      <w:numFmt w:val="lowerLetter"/>
      <w:lvlText w:val="%5."/>
      <w:lvlJc w:val="left"/>
      <w:pPr>
        <w:ind w:left="3600" w:hanging="360"/>
      </w:pPr>
    </w:lvl>
    <w:lvl w:ilvl="5" w:tplc="B8146B72">
      <w:start w:val="1"/>
      <w:numFmt w:val="lowerRoman"/>
      <w:lvlText w:val="%6."/>
      <w:lvlJc w:val="right"/>
      <w:pPr>
        <w:ind w:left="4320" w:hanging="180"/>
      </w:pPr>
    </w:lvl>
    <w:lvl w:ilvl="6" w:tplc="581A6250">
      <w:start w:val="1"/>
      <w:numFmt w:val="decimal"/>
      <w:lvlText w:val="%7."/>
      <w:lvlJc w:val="left"/>
      <w:pPr>
        <w:ind w:left="5040" w:hanging="360"/>
      </w:pPr>
    </w:lvl>
    <w:lvl w:ilvl="7" w:tplc="FFA88230">
      <w:start w:val="1"/>
      <w:numFmt w:val="lowerLetter"/>
      <w:lvlText w:val="%8."/>
      <w:lvlJc w:val="left"/>
      <w:pPr>
        <w:ind w:left="5760" w:hanging="360"/>
      </w:pPr>
    </w:lvl>
    <w:lvl w:ilvl="8" w:tplc="11E25E6E">
      <w:start w:val="1"/>
      <w:numFmt w:val="lowerRoman"/>
      <w:lvlText w:val="%9."/>
      <w:lvlJc w:val="right"/>
      <w:pPr>
        <w:ind w:left="6480" w:hanging="180"/>
      </w:pPr>
    </w:lvl>
  </w:abstractNum>
  <w:abstractNum w:abstractNumId="6" w15:restartNumberingAfterBreak="0">
    <w:nsid w:val="20DE9288"/>
    <w:multiLevelType w:val="hybridMultilevel"/>
    <w:tmpl w:val="50320DEC"/>
    <w:lvl w:ilvl="0" w:tplc="901AA836">
      <w:start w:val="1"/>
      <w:numFmt w:val="bullet"/>
      <w:lvlText w:val=""/>
      <w:lvlJc w:val="left"/>
      <w:pPr>
        <w:ind w:left="720" w:hanging="360"/>
      </w:pPr>
      <w:rPr>
        <w:rFonts w:ascii="Symbol" w:hAnsi="Symbol" w:hint="default"/>
      </w:rPr>
    </w:lvl>
    <w:lvl w:ilvl="1" w:tplc="9CF26200">
      <w:start w:val="1"/>
      <w:numFmt w:val="bullet"/>
      <w:lvlText w:val="o"/>
      <w:lvlJc w:val="left"/>
      <w:pPr>
        <w:ind w:left="1440" w:hanging="360"/>
      </w:pPr>
      <w:rPr>
        <w:rFonts w:ascii="Courier New" w:hAnsi="Courier New" w:hint="default"/>
      </w:rPr>
    </w:lvl>
    <w:lvl w:ilvl="2" w:tplc="FF364F8A">
      <w:start w:val="1"/>
      <w:numFmt w:val="bullet"/>
      <w:lvlText w:val=""/>
      <w:lvlJc w:val="left"/>
      <w:pPr>
        <w:ind w:left="2160" w:hanging="360"/>
      </w:pPr>
      <w:rPr>
        <w:rFonts w:ascii="Wingdings" w:hAnsi="Wingdings" w:hint="default"/>
      </w:rPr>
    </w:lvl>
    <w:lvl w:ilvl="3" w:tplc="CF14E158">
      <w:start w:val="1"/>
      <w:numFmt w:val="bullet"/>
      <w:lvlText w:val=""/>
      <w:lvlJc w:val="left"/>
      <w:pPr>
        <w:ind w:left="2880" w:hanging="360"/>
      </w:pPr>
      <w:rPr>
        <w:rFonts w:ascii="Symbol" w:hAnsi="Symbol" w:hint="default"/>
      </w:rPr>
    </w:lvl>
    <w:lvl w:ilvl="4" w:tplc="6E02C6A8">
      <w:start w:val="1"/>
      <w:numFmt w:val="bullet"/>
      <w:lvlText w:val="o"/>
      <w:lvlJc w:val="left"/>
      <w:pPr>
        <w:ind w:left="3600" w:hanging="360"/>
      </w:pPr>
      <w:rPr>
        <w:rFonts w:ascii="Courier New" w:hAnsi="Courier New" w:hint="default"/>
      </w:rPr>
    </w:lvl>
    <w:lvl w:ilvl="5" w:tplc="B9DCE0F4">
      <w:start w:val="1"/>
      <w:numFmt w:val="bullet"/>
      <w:lvlText w:val=""/>
      <w:lvlJc w:val="left"/>
      <w:pPr>
        <w:ind w:left="4320" w:hanging="360"/>
      </w:pPr>
      <w:rPr>
        <w:rFonts w:ascii="Wingdings" w:hAnsi="Wingdings" w:hint="default"/>
      </w:rPr>
    </w:lvl>
    <w:lvl w:ilvl="6" w:tplc="81DC4424">
      <w:start w:val="1"/>
      <w:numFmt w:val="bullet"/>
      <w:lvlText w:val=""/>
      <w:lvlJc w:val="left"/>
      <w:pPr>
        <w:ind w:left="5040" w:hanging="360"/>
      </w:pPr>
      <w:rPr>
        <w:rFonts w:ascii="Symbol" w:hAnsi="Symbol" w:hint="default"/>
      </w:rPr>
    </w:lvl>
    <w:lvl w:ilvl="7" w:tplc="A8F2C296">
      <w:start w:val="1"/>
      <w:numFmt w:val="bullet"/>
      <w:lvlText w:val="o"/>
      <w:lvlJc w:val="left"/>
      <w:pPr>
        <w:ind w:left="5760" w:hanging="360"/>
      </w:pPr>
      <w:rPr>
        <w:rFonts w:ascii="Courier New" w:hAnsi="Courier New" w:hint="default"/>
      </w:rPr>
    </w:lvl>
    <w:lvl w:ilvl="8" w:tplc="7EE815EA">
      <w:start w:val="1"/>
      <w:numFmt w:val="bullet"/>
      <w:lvlText w:val=""/>
      <w:lvlJc w:val="left"/>
      <w:pPr>
        <w:ind w:left="6480" w:hanging="360"/>
      </w:pPr>
      <w:rPr>
        <w:rFonts w:ascii="Wingdings" w:hAnsi="Wingdings" w:hint="default"/>
      </w:rPr>
    </w:lvl>
  </w:abstractNum>
  <w:abstractNum w:abstractNumId="7" w15:restartNumberingAfterBreak="0">
    <w:nsid w:val="2484D37F"/>
    <w:multiLevelType w:val="hybridMultilevel"/>
    <w:tmpl w:val="42E490BA"/>
    <w:lvl w:ilvl="0" w:tplc="927AFD7E">
      <w:start w:val="1"/>
      <w:numFmt w:val="decimal"/>
      <w:lvlText w:val="%1."/>
      <w:lvlJc w:val="left"/>
      <w:pPr>
        <w:ind w:left="720" w:hanging="360"/>
      </w:pPr>
      <w:rPr>
        <w:rFonts w:ascii="Times New Roman" w:hAnsi="Times New Roman" w:hint="default"/>
      </w:rPr>
    </w:lvl>
    <w:lvl w:ilvl="1" w:tplc="7F288638">
      <w:start w:val="1"/>
      <w:numFmt w:val="lowerLetter"/>
      <w:lvlText w:val="%2."/>
      <w:lvlJc w:val="left"/>
      <w:pPr>
        <w:ind w:left="1440" w:hanging="360"/>
      </w:pPr>
    </w:lvl>
    <w:lvl w:ilvl="2" w:tplc="74B2540A">
      <w:start w:val="1"/>
      <w:numFmt w:val="lowerRoman"/>
      <w:lvlText w:val="%3."/>
      <w:lvlJc w:val="right"/>
      <w:pPr>
        <w:ind w:left="2160" w:hanging="180"/>
      </w:pPr>
    </w:lvl>
    <w:lvl w:ilvl="3" w:tplc="8388989A">
      <w:start w:val="1"/>
      <w:numFmt w:val="decimal"/>
      <w:lvlText w:val="%4."/>
      <w:lvlJc w:val="left"/>
      <w:pPr>
        <w:ind w:left="2880" w:hanging="360"/>
      </w:pPr>
    </w:lvl>
    <w:lvl w:ilvl="4" w:tplc="E990D0AA">
      <w:start w:val="1"/>
      <w:numFmt w:val="lowerLetter"/>
      <w:lvlText w:val="%5."/>
      <w:lvlJc w:val="left"/>
      <w:pPr>
        <w:ind w:left="3600" w:hanging="360"/>
      </w:pPr>
    </w:lvl>
    <w:lvl w:ilvl="5" w:tplc="BB88F13E">
      <w:start w:val="1"/>
      <w:numFmt w:val="lowerRoman"/>
      <w:lvlText w:val="%6."/>
      <w:lvlJc w:val="right"/>
      <w:pPr>
        <w:ind w:left="4320" w:hanging="180"/>
      </w:pPr>
    </w:lvl>
    <w:lvl w:ilvl="6" w:tplc="56F467B8">
      <w:start w:val="1"/>
      <w:numFmt w:val="decimal"/>
      <w:lvlText w:val="%7."/>
      <w:lvlJc w:val="left"/>
      <w:pPr>
        <w:ind w:left="5040" w:hanging="360"/>
      </w:pPr>
    </w:lvl>
    <w:lvl w:ilvl="7" w:tplc="8F94C38E">
      <w:start w:val="1"/>
      <w:numFmt w:val="lowerLetter"/>
      <w:lvlText w:val="%8."/>
      <w:lvlJc w:val="left"/>
      <w:pPr>
        <w:ind w:left="5760" w:hanging="360"/>
      </w:pPr>
    </w:lvl>
    <w:lvl w:ilvl="8" w:tplc="A8984C8C">
      <w:start w:val="1"/>
      <w:numFmt w:val="lowerRoman"/>
      <w:lvlText w:val="%9."/>
      <w:lvlJc w:val="right"/>
      <w:pPr>
        <w:ind w:left="6480" w:hanging="180"/>
      </w:pPr>
    </w:lvl>
  </w:abstractNum>
  <w:abstractNum w:abstractNumId="8" w15:restartNumberingAfterBreak="0">
    <w:nsid w:val="2C0F22F8"/>
    <w:multiLevelType w:val="hybridMultilevel"/>
    <w:tmpl w:val="5A140F24"/>
    <w:lvl w:ilvl="0" w:tplc="4CB8C7D0">
      <w:start w:val="1"/>
      <w:numFmt w:val="decimal"/>
      <w:lvlText w:val="%1."/>
      <w:lvlJc w:val="left"/>
      <w:pPr>
        <w:ind w:left="720" w:hanging="360"/>
      </w:pPr>
      <w:rPr>
        <w:rFonts w:ascii="Times New Roman" w:hAnsi="Times New Roman" w:hint="default"/>
      </w:rPr>
    </w:lvl>
    <w:lvl w:ilvl="1" w:tplc="FCEC7CC8">
      <w:start w:val="1"/>
      <w:numFmt w:val="lowerLetter"/>
      <w:lvlText w:val="%2."/>
      <w:lvlJc w:val="left"/>
      <w:pPr>
        <w:ind w:left="1440" w:hanging="360"/>
      </w:pPr>
    </w:lvl>
    <w:lvl w:ilvl="2" w:tplc="A4049994">
      <w:start w:val="1"/>
      <w:numFmt w:val="lowerRoman"/>
      <w:lvlText w:val="%3."/>
      <w:lvlJc w:val="right"/>
      <w:pPr>
        <w:ind w:left="2160" w:hanging="180"/>
      </w:pPr>
    </w:lvl>
    <w:lvl w:ilvl="3" w:tplc="70BE9B3C">
      <w:start w:val="1"/>
      <w:numFmt w:val="decimal"/>
      <w:lvlText w:val="%4."/>
      <w:lvlJc w:val="left"/>
      <w:pPr>
        <w:ind w:left="2880" w:hanging="360"/>
      </w:pPr>
    </w:lvl>
    <w:lvl w:ilvl="4" w:tplc="C338D006">
      <w:start w:val="1"/>
      <w:numFmt w:val="lowerLetter"/>
      <w:lvlText w:val="%5."/>
      <w:lvlJc w:val="left"/>
      <w:pPr>
        <w:ind w:left="3600" w:hanging="360"/>
      </w:pPr>
    </w:lvl>
    <w:lvl w:ilvl="5" w:tplc="150E3B7E">
      <w:start w:val="1"/>
      <w:numFmt w:val="lowerRoman"/>
      <w:lvlText w:val="%6."/>
      <w:lvlJc w:val="right"/>
      <w:pPr>
        <w:ind w:left="4320" w:hanging="180"/>
      </w:pPr>
    </w:lvl>
    <w:lvl w:ilvl="6" w:tplc="A162D782">
      <w:start w:val="1"/>
      <w:numFmt w:val="decimal"/>
      <w:lvlText w:val="%7."/>
      <w:lvlJc w:val="left"/>
      <w:pPr>
        <w:ind w:left="5040" w:hanging="360"/>
      </w:pPr>
    </w:lvl>
    <w:lvl w:ilvl="7" w:tplc="271813E8">
      <w:start w:val="1"/>
      <w:numFmt w:val="lowerLetter"/>
      <w:lvlText w:val="%8."/>
      <w:lvlJc w:val="left"/>
      <w:pPr>
        <w:ind w:left="5760" w:hanging="360"/>
      </w:pPr>
    </w:lvl>
    <w:lvl w:ilvl="8" w:tplc="143A346E">
      <w:start w:val="1"/>
      <w:numFmt w:val="lowerRoman"/>
      <w:lvlText w:val="%9."/>
      <w:lvlJc w:val="right"/>
      <w:pPr>
        <w:ind w:left="6480" w:hanging="180"/>
      </w:pPr>
    </w:lvl>
  </w:abstractNum>
  <w:abstractNum w:abstractNumId="9" w15:restartNumberingAfterBreak="0">
    <w:nsid w:val="39AFB148"/>
    <w:multiLevelType w:val="hybridMultilevel"/>
    <w:tmpl w:val="8400877E"/>
    <w:lvl w:ilvl="0" w:tplc="4EE4CFD4">
      <w:start w:val="1"/>
      <w:numFmt w:val="bullet"/>
      <w:lvlText w:val=""/>
      <w:lvlJc w:val="left"/>
      <w:pPr>
        <w:ind w:left="720" w:hanging="360"/>
      </w:pPr>
      <w:rPr>
        <w:rFonts w:ascii="Symbol" w:hAnsi="Symbol" w:hint="default"/>
      </w:rPr>
    </w:lvl>
    <w:lvl w:ilvl="1" w:tplc="AE3CB55C">
      <w:start w:val="1"/>
      <w:numFmt w:val="bullet"/>
      <w:lvlText w:val="o"/>
      <w:lvlJc w:val="left"/>
      <w:pPr>
        <w:ind w:left="1440" w:hanging="360"/>
      </w:pPr>
      <w:rPr>
        <w:rFonts w:ascii="Courier New" w:hAnsi="Courier New" w:hint="default"/>
      </w:rPr>
    </w:lvl>
    <w:lvl w:ilvl="2" w:tplc="08E0CA0E">
      <w:start w:val="1"/>
      <w:numFmt w:val="bullet"/>
      <w:lvlText w:val=""/>
      <w:lvlJc w:val="left"/>
      <w:pPr>
        <w:ind w:left="2160" w:hanging="360"/>
      </w:pPr>
      <w:rPr>
        <w:rFonts w:ascii="Wingdings" w:hAnsi="Wingdings" w:hint="default"/>
      </w:rPr>
    </w:lvl>
    <w:lvl w:ilvl="3" w:tplc="F9DAD444">
      <w:start w:val="1"/>
      <w:numFmt w:val="bullet"/>
      <w:lvlText w:val=""/>
      <w:lvlJc w:val="left"/>
      <w:pPr>
        <w:ind w:left="2880" w:hanging="360"/>
      </w:pPr>
      <w:rPr>
        <w:rFonts w:ascii="Symbol" w:hAnsi="Symbol" w:hint="default"/>
      </w:rPr>
    </w:lvl>
    <w:lvl w:ilvl="4" w:tplc="D7DCB920">
      <w:start w:val="1"/>
      <w:numFmt w:val="bullet"/>
      <w:lvlText w:val="o"/>
      <w:lvlJc w:val="left"/>
      <w:pPr>
        <w:ind w:left="3600" w:hanging="360"/>
      </w:pPr>
      <w:rPr>
        <w:rFonts w:ascii="Courier New" w:hAnsi="Courier New" w:hint="default"/>
      </w:rPr>
    </w:lvl>
    <w:lvl w:ilvl="5" w:tplc="B706D442">
      <w:start w:val="1"/>
      <w:numFmt w:val="bullet"/>
      <w:lvlText w:val=""/>
      <w:lvlJc w:val="left"/>
      <w:pPr>
        <w:ind w:left="4320" w:hanging="360"/>
      </w:pPr>
      <w:rPr>
        <w:rFonts w:ascii="Wingdings" w:hAnsi="Wingdings" w:hint="default"/>
      </w:rPr>
    </w:lvl>
    <w:lvl w:ilvl="6" w:tplc="8D02FCF4">
      <w:start w:val="1"/>
      <w:numFmt w:val="bullet"/>
      <w:lvlText w:val=""/>
      <w:lvlJc w:val="left"/>
      <w:pPr>
        <w:ind w:left="5040" w:hanging="360"/>
      </w:pPr>
      <w:rPr>
        <w:rFonts w:ascii="Symbol" w:hAnsi="Symbol" w:hint="default"/>
      </w:rPr>
    </w:lvl>
    <w:lvl w:ilvl="7" w:tplc="9EB625E0">
      <w:start w:val="1"/>
      <w:numFmt w:val="bullet"/>
      <w:lvlText w:val="o"/>
      <w:lvlJc w:val="left"/>
      <w:pPr>
        <w:ind w:left="5760" w:hanging="360"/>
      </w:pPr>
      <w:rPr>
        <w:rFonts w:ascii="Courier New" w:hAnsi="Courier New" w:hint="default"/>
      </w:rPr>
    </w:lvl>
    <w:lvl w:ilvl="8" w:tplc="5FCEECFC">
      <w:start w:val="1"/>
      <w:numFmt w:val="bullet"/>
      <w:lvlText w:val=""/>
      <w:lvlJc w:val="left"/>
      <w:pPr>
        <w:ind w:left="6480" w:hanging="360"/>
      </w:pPr>
      <w:rPr>
        <w:rFonts w:ascii="Wingdings" w:hAnsi="Wingdings" w:hint="default"/>
      </w:rPr>
    </w:lvl>
  </w:abstractNum>
  <w:abstractNum w:abstractNumId="10" w15:restartNumberingAfterBreak="0">
    <w:nsid w:val="3E348ABB"/>
    <w:multiLevelType w:val="hybridMultilevel"/>
    <w:tmpl w:val="A80EC838"/>
    <w:lvl w:ilvl="0" w:tplc="A1ACDB0A">
      <w:start w:val="1"/>
      <w:numFmt w:val="bullet"/>
      <w:lvlText w:val=""/>
      <w:lvlJc w:val="left"/>
      <w:pPr>
        <w:ind w:left="720" w:hanging="360"/>
      </w:pPr>
      <w:rPr>
        <w:rFonts w:ascii="Symbol" w:hAnsi="Symbol" w:hint="default"/>
      </w:rPr>
    </w:lvl>
    <w:lvl w:ilvl="1" w:tplc="AF42188E">
      <w:start w:val="1"/>
      <w:numFmt w:val="bullet"/>
      <w:lvlText w:val="o"/>
      <w:lvlJc w:val="left"/>
      <w:pPr>
        <w:ind w:left="1440" w:hanging="360"/>
      </w:pPr>
      <w:rPr>
        <w:rFonts w:ascii="Courier New" w:hAnsi="Courier New" w:hint="default"/>
      </w:rPr>
    </w:lvl>
    <w:lvl w:ilvl="2" w:tplc="3F32DAE0">
      <w:start w:val="1"/>
      <w:numFmt w:val="bullet"/>
      <w:lvlText w:val=""/>
      <w:lvlJc w:val="left"/>
      <w:pPr>
        <w:ind w:left="2160" w:hanging="360"/>
      </w:pPr>
      <w:rPr>
        <w:rFonts w:ascii="Wingdings" w:hAnsi="Wingdings" w:hint="default"/>
      </w:rPr>
    </w:lvl>
    <w:lvl w:ilvl="3" w:tplc="540CB190">
      <w:start w:val="1"/>
      <w:numFmt w:val="bullet"/>
      <w:lvlText w:val=""/>
      <w:lvlJc w:val="left"/>
      <w:pPr>
        <w:ind w:left="2880" w:hanging="360"/>
      </w:pPr>
      <w:rPr>
        <w:rFonts w:ascii="Symbol" w:hAnsi="Symbol" w:hint="default"/>
      </w:rPr>
    </w:lvl>
    <w:lvl w:ilvl="4" w:tplc="8EAA9B52">
      <w:start w:val="1"/>
      <w:numFmt w:val="bullet"/>
      <w:lvlText w:val="o"/>
      <w:lvlJc w:val="left"/>
      <w:pPr>
        <w:ind w:left="3600" w:hanging="360"/>
      </w:pPr>
      <w:rPr>
        <w:rFonts w:ascii="Courier New" w:hAnsi="Courier New" w:hint="default"/>
      </w:rPr>
    </w:lvl>
    <w:lvl w:ilvl="5" w:tplc="2CB23260">
      <w:start w:val="1"/>
      <w:numFmt w:val="bullet"/>
      <w:lvlText w:val=""/>
      <w:lvlJc w:val="left"/>
      <w:pPr>
        <w:ind w:left="4320" w:hanging="360"/>
      </w:pPr>
      <w:rPr>
        <w:rFonts w:ascii="Wingdings" w:hAnsi="Wingdings" w:hint="default"/>
      </w:rPr>
    </w:lvl>
    <w:lvl w:ilvl="6" w:tplc="EF90EABC">
      <w:start w:val="1"/>
      <w:numFmt w:val="bullet"/>
      <w:lvlText w:val=""/>
      <w:lvlJc w:val="left"/>
      <w:pPr>
        <w:ind w:left="5040" w:hanging="360"/>
      </w:pPr>
      <w:rPr>
        <w:rFonts w:ascii="Symbol" w:hAnsi="Symbol" w:hint="default"/>
      </w:rPr>
    </w:lvl>
    <w:lvl w:ilvl="7" w:tplc="C3C4BC40">
      <w:start w:val="1"/>
      <w:numFmt w:val="bullet"/>
      <w:lvlText w:val="o"/>
      <w:lvlJc w:val="left"/>
      <w:pPr>
        <w:ind w:left="5760" w:hanging="360"/>
      </w:pPr>
      <w:rPr>
        <w:rFonts w:ascii="Courier New" w:hAnsi="Courier New" w:hint="default"/>
      </w:rPr>
    </w:lvl>
    <w:lvl w:ilvl="8" w:tplc="59C8C162">
      <w:start w:val="1"/>
      <w:numFmt w:val="bullet"/>
      <w:lvlText w:val=""/>
      <w:lvlJc w:val="left"/>
      <w:pPr>
        <w:ind w:left="6480" w:hanging="360"/>
      </w:pPr>
      <w:rPr>
        <w:rFonts w:ascii="Wingdings" w:hAnsi="Wingdings" w:hint="default"/>
      </w:rPr>
    </w:lvl>
  </w:abstractNum>
  <w:abstractNum w:abstractNumId="11" w15:restartNumberingAfterBreak="0">
    <w:nsid w:val="44D170B1"/>
    <w:multiLevelType w:val="hybridMultilevel"/>
    <w:tmpl w:val="B720D03C"/>
    <w:lvl w:ilvl="0" w:tplc="488A2652">
      <w:start w:val="1"/>
      <w:numFmt w:val="bullet"/>
      <w:lvlText w:val=""/>
      <w:lvlJc w:val="left"/>
      <w:pPr>
        <w:ind w:left="720" w:hanging="360"/>
      </w:pPr>
      <w:rPr>
        <w:rFonts w:ascii="Symbol" w:hAnsi="Symbol" w:hint="default"/>
      </w:rPr>
    </w:lvl>
    <w:lvl w:ilvl="1" w:tplc="A08CB328">
      <w:start w:val="1"/>
      <w:numFmt w:val="bullet"/>
      <w:lvlText w:val="o"/>
      <w:lvlJc w:val="left"/>
      <w:pPr>
        <w:ind w:left="1440" w:hanging="360"/>
      </w:pPr>
      <w:rPr>
        <w:rFonts w:ascii="Courier New" w:hAnsi="Courier New" w:hint="default"/>
      </w:rPr>
    </w:lvl>
    <w:lvl w:ilvl="2" w:tplc="91D05C74">
      <w:start w:val="1"/>
      <w:numFmt w:val="bullet"/>
      <w:lvlText w:val=""/>
      <w:lvlJc w:val="left"/>
      <w:pPr>
        <w:ind w:left="2160" w:hanging="360"/>
      </w:pPr>
      <w:rPr>
        <w:rFonts w:ascii="Wingdings" w:hAnsi="Wingdings" w:hint="default"/>
      </w:rPr>
    </w:lvl>
    <w:lvl w:ilvl="3" w:tplc="49F22058">
      <w:start w:val="1"/>
      <w:numFmt w:val="bullet"/>
      <w:lvlText w:val=""/>
      <w:lvlJc w:val="left"/>
      <w:pPr>
        <w:ind w:left="2880" w:hanging="360"/>
      </w:pPr>
      <w:rPr>
        <w:rFonts w:ascii="Symbol" w:hAnsi="Symbol" w:hint="default"/>
      </w:rPr>
    </w:lvl>
    <w:lvl w:ilvl="4" w:tplc="42204B92">
      <w:start w:val="1"/>
      <w:numFmt w:val="bullet"/>
      <w:lvlText w:val="o"/>
      <w:lvlJc w:val="left"/>
      <w:pPr>
        <w:ind w:left="3600" w:hanging="360"/>
      </w:pPr>
      <w:rPr>
        <w:rFonts w:ascii="Courier New" w:hAnsi="Courier New" w:hint="default"/>
      </w:rPr>
    </w:lvl>
    <w:lvl w:ilvl="5" w:tplc="A9D0FB16">
      <w:start w:val="1"/>
      <w:numFmt w:val="bullet"/>
      <w:lvlText w:val=""/>
      <w:lvlJc w:val="left"/>
      <w:pPr>
        <w:ind w:left="4320" w:hanging="360"/>
      </w:pPr>
      <w:rPr>
        <w:rFonts w:ascii="Wingdings" w:hAnsi="Wingdings" w:hint="default"/>
      </w:rPr>
    </w:lvl>
    <w:lvl w:ilvl="6" w:tplc="392A5C96">
      <w:start w:val="1"/>
      <w:numFmt w:val="bullet"/>
      <w:lvlText w:val=""/>
      <w:lvlJc w:val="left"/>
      <w:pPr>
        <w:ind w:left="5040" w:hanging="360"/>
      </w:pPr>
      <w:rPr>
        <w:rFonts w:ascii="Symbol" w:hAnsi="Symbol" w:hint="default"/>
      </w:rPr>
    </w:lvl>
    <w:lvl w:ilvl="7" w:tplc="4A12E13E">
      <w:start w:val="1"/>
      <w:numFmt w:val="bullet"/>
      <w:lvlText w:val="o"/>
      <w:lvlJc w:val="left"/>
      <w:pPr>
        <w:ind w:left="5760" w:hanging="360"/>
      </w:pPr>
      <w:rPr>
        <w:rFonts w:ascii="Courier New" w:hAnsi="Courier New" w:hint="default"/>
      </w:rPr>
    </w:lvl>
    <w:lvl w:ilvl="8" w:tplc="C0DAF62A">
      <w:start w:val="1"/>
      <w:numFmt w:val="bullet"/>
      <w:lvlText w:val=""/>
      <w:lvlJc w:val="left"/>
      <w:pPr>
        <w:ind w:left="6480" w:hanging="360"/>
      </w:pPr>
      <w:rPr>
        <w:rFonts w:ascii="Wingdings" w:hAnsi="Wingdings" w:hint="default"/>
      </w:rPr>
    </w:lvl>
  </w:abstractNum>
  <w:abstractNum w:abstractNumId="12" w15:restartNumberingAfterBreak="0">
    <w:nsid w:val="45768E6F"/>
    <w:multiLevelType w:val="hybridMultilevel"/>
    <w:tmpl w:val="BE625C02"/>
    <w:lvl w:ilvl="0" w:tplc="389643BC">
      <w:start w:val="1"/>
      <w:numFmt w:val="decimal"/>
      <w:lvlText w:val="%1."/>
      <w:lvlJc w:val="left"/>
      <w:pPr>
        <w:ind w:left="720" w:hanging="360"/>
      </w:pPr>
      <w:rPr>
        <w:rFonts w:ascii="Times New Roman" w:hAnsi="Times New Roman" w:hint="default"/>
      </w:rPr>
    </w:lvl>
    <w:lvl w:ilvl="1" w:tplc="F5AA0EA6">
      <w:start w:val="1"/>
      <w:numFmt w:val="lowerLetter"/>
      <w:lvlText w:val="%2."/>
      <w:lvlJc w:val="left"/>
      <w:pPr>
        <w:ind w:left="1440" w:hanging="360"/>
      </w:pPr>
    </w:lvl>
    <w:lvl w:ilvl="2" w:tplc="569C0208">
      <w:start w:val="1"/>
      <w:numFmt w:val="lowerRoman"/>
      <w:lvlText w:val="%3."/>
      <w:lvlJc w:val="right"/>
      <w:pPr>
        <w:ind w:left="2160" w:hanging="180"/>
      </w:pPr>
    </w:lvl>
    <w:lvl w:ilvl="3" w:tplc="5DECBA8C">
      <w:start w:val="1"/>
      <w:numFmt w:val="decimal"/>
      <w:lvlText w:val="%4."/>
      <w:lvlJc w:val="left"/>
      <w:pPr>
        <w:ind w:left="2880" w:hanging="360"/>
      </w:pPr>
    </w:lvl>
    <w:lvl w:ilvl="4" w:tplc="37E01602">
      <w:start w:val="1"/>
      <w:numFmt w:val="lowerLetter"/>
      <w:lvlText w:val="%5."/>
      <w:lvlJc w:val="left"/>
      <w:pPr>
        <w:ind w:left="3600" w:hanging="360"/>
      </w:pPr>
    </w:lvl>
    <w:lvl w:ilvl="5" w:tplc="CF92A068">
      <w:start w:val="1"/>
      <w:numFmt w:val="lowerRoman"/>
      <w:lvlText w:val="%6."/>
      <w:lvlJc w:val="right"/>
      <w:pPr>
        <w:ind w:left="4320" w:hanging="180"/>
      </w:pPr>
    </w:lvl>
    <w:lvl w:ilvl="6" w:tplc="41746500">
      <w:start w:val="1"/>
      <w:numFmt w:val="decimal"/>
      <w:lvlText w:val="%7."/>
      <w:lvlJc w:val="left"/>
      <w:pPr>
        <w:ind w:left="5040" w:hanging="360"/>
      </w:pPr>
    </w:lvl>
    <w:lvl w:ilvl="7" w:tplc="441080CC">
      <w:start w:val="1"/>
      <w:numFmt w:val="lowerLetter"/>
      <w:lvlText w:val="%8."/>
      <w:lvlJc w:val="left"/>
      <w:pPr>
        <w:ind w:left="5760" w:hanging="360"/>
      </w:pPr>
    </w:lvl>
    <w:lvl w:ilvl="8" w:tplc="A00A1F56">
      <w:start w:val="1"/>
      <w:numFmt w:val="lowerRoman"/>
      <w:lvlText w:val="%9."/>
      <w:lvlJc w:val="right"/>
      <w:pPr>
        <w:ind w:left="6480" w:hanging="180"/>
      </w:pPr>
    </w:lvl>
  </w:abstractNum>
  <w:abstractNum w:abstractNumId="13" w15:restartNumberingAfterBreak="0">
    <w:nsid w:val="462AFA4B"/>
    <w:multiLevelType w:val="hybridMultilevel"/>
    <w:tmpl w:val="67D6060E"/>
    <w:lvl w:ilvl="0" w:tplc="91BC6B6A">
      <w:start w:val="1"/>
      <w:numFmt w:val="bullet"/>
      <w:lvlText w:val=""/>
      <w:lvlJc w:val="left"/>
      <w:pPr>
        <w:ind w:left="720" w:hanging="360"/>
      </w:pPr>
      <w:rPr>
        <w:rFonts w:ascii="Symbol" w:hAnsi="Symbol" w:hint="default"/>
      </w:rPr>
    </w:lvl>
    <w:lvl w:ilvl="1" w:tplc="3E966CEC">
      <w:start w:val="1"/>
      <w:numFmt w:val="bullet"/>
      <w:lvlText w:val="o"/>
      <w:lvlJc w:val="left"/>
      <w:pPr>
        <w:ind w:left="1440" w:hanging="360"/>
      </w:pPr>
      <w:rPr>
        <w:rFonts w:ascii="Courier New" w:hAnsi="Courier New" w:hint="default"/>
      </w:rPr>
    </w:lvl>
    <w:lvl w:ilvl="2" w:tplc="10E809E0">
      <w:start w:val="1"/>
      <w:numFmt w:val="bullet"/>
      <w:lvlText w:val=""/>
      <w:lvlJc w:val="left"/>
      <w:pPr>
        <w:ind w:left="2160" w:hanging="360"/>
      </w:pPr>
      <w:rPr>
        <w:rFonts w:ascii="Wingdings" w:hAnsi="Wingdings" w:hint="default"/>
      </w:rPr>
    </w:lvl>
    <w:lvl w:ilvl="3" w:tplc="1F3CC5AC">
      <w:start w:val="1"/>
      <w:numFmt w:val="bullet"/>
      <w:lvlText w:val=""/>
      <w:lvlJc w:val="left"/>
      <w:pPr>
        <w:ind w:left="2880" w:hanging="360"/>
      </w:pPr>
      <w:rPr>
        <w:rFonts w:ascii="Symbol" w:hAnsi="Symbol" w:hint="default"/>
      </w:rPr>
    </w:lvl>
    <w:lvl w:ilvl="4" w:tplc="F5382720">
      <w:start w:val="1"/>
      <w:numFmt w:val="bullet"/>
      <w:lvlText w:val="o"/>
      <w:lvlJc w:val="left"/>
      <w:pPr>
        <w:ind w:left="3600" w:hanging="360"/>
      </w:pPr>
      <w:rPr>
        <w:rFonts w:ascii="Courier New" w:hAnsi="Courier New" w:hint="default"/>
      </w:rPr>
    </w:lvl>
    <w:lvl w:ilvl="5" w:tplc="547227B0">
      <w:start w:val="1"/>
      <w:numFmt w:val="bullet"/>
      <w:lvlText w:val=""/>
      <w:lvlJc w:val="left"/>
      <w:pPr>
        <w:ind w:left="4320" w:hanging="360"/>
      </w:pPr>
      <w:rPr>
        <w:rFonts w:ascii="Wingdings" w:hAnsi="Wingdings" w:hint="default"/>
      </w:rPr>
    </w:lvl>
    <w:lvl w:ilvl="6" w:tplc="F45E6352">
      <w:start w:val="1"/>
      <w:numFmt w:val="bullet"/>
      <w:lvlText w:val=""/>
      <w:lvlJc w:val="left"/>
      <w:pPr>
        <w:ind w:left="5040" w:hanging="360"/>
      </w:pPr>
      <w:rPr>
        <w:rFonts w:ascii="Symbol" w:hAnsi="Symbol" w:hint="default"/>
      </w:rPr>
    </w:lvl>
    <w:lvl w:ilvl="7" w:tplc="C27466DA">
      <w:start w:val="1"/>
      <w:numFmt w:val="bullet"/>
      <w:lvlText w:val="o"/>
      <w:lvlJc w:val="left"/>
      <w:pPr>
        <w:ind w:left="5760" w:hanging="360"/>
      </w:pPr>
      <w:rPr>
        <w:rFonts w:ascii="Courier New" w:hAnsi="Courier New" w:hint="default"/>
      </w:rPr>
    </w:lvl>
    <w:lvl w:ilvl="8" w:tplc="59602D0E">
      <w:start w:val="1"/>
      <w:numFmt w:val="bullet"/>
      <w:lvlText w:val=""/>
      <w:lvlJc w:val="left"/>
      <w:pPr>
        <w:ind w:left="6480" w:hanging="360"/>
      </w:pPr>
      <w:rPr>
        <w:rFonts w:ascii="Wingdings" w:hAnsi="Wingdings" w:hint="default"/>
      </w:rPr>
    </w:lvl>
  </w:abstractNum>
  <w:abstractNum w:abstractNumId="14" w15:restartNumberingAfterBreak="0">
    <w:nsid w:val="497BE02E"/>
    <w:multiLevelType w:val="hybridMultilevel"/>
    <w:tmpl w:val="82E2BB9C"/>
    <w:lvl w:ilvl="0" w:tplc="DA487542">
      <w:start w:val="1"/>
      <w:numFmt w:val="bullet"/>
      <w:lvlText w:val=""/>
      <w:lvlJc w:val="left"/>
      <w:pPr>
        <w:ind w:left="720" w:hanging="360"/>
      </w:pPr>
      <w:rPr>
        <w:rFonts w:ascii="Symbol" w:hAnsi="Symbol" w:hint="default"/>
      </w:rPr>
    </w:lvl>
    <w:lvl w:ilvl="1" w:tplc="CC1E273C">
      <w:start w:val="1"/>
      <w:numFmt w:val="bullet"/>
      <w:lvlText w:val="o"/>
      <w:lvlJc w:val="left"/>
      <w:pPr>
        <w:ind w:left="1440" w:hanging="360"/>
      </w:pPr>
      <w:rPr>
        <w:rFonts w:ascii="Courier New" w:hAnsi="Courier New" w:hint="default"/>
      </w:rPr>
    </w:lvl>
    <w:lvl w:ilvl="2" w:tplc="A0209396">
      <w:start w:val="1"/>
      <w:numFmt w:val="bullet"/>
      <w:lvlText w:val=""/>
      <w:lvlJc w:val="left"/>
      <w:pPr>
        <w:ind w:left="2160" w:hanging="360"/>
      </w:pPr>
      <w:rPr>
        <w:rFonts w:ascii="Wingdings" w:hAnsi="Wingdings" w:hint="default"/>
      </w:rPr>
    </w:lvl>
    <w:lvl w:ilvl="3" w:tplc="4E9287A2">
      <w:start w:val="1"/>
      <w:numFmt w:val="bullet"/>
      <w:lvlText w:val=""/>
      <w:lvlJc w:val="left"/>
      <w:pPr>
        <w:ind w:left="2880" w:hanging="360"/>
      </w:pPr>
      <w:rPr>
        <w:rFonts w:ascii="Symbol" w:hAnsi="Symbol" w:hint="default"/>
      </w:rPr>
    </w:lvl>
    <w:lvl w:ilvl="4" w:tplc="CFE4087E">
      <w:start w:val="1"/>
      <w:numFmt w:val="bullet"/>
      <w:lvlText w:val="o"/>
      <w:lvlJc w:val="left"/>
      <w:pPr>
        <w:ind w:left="3600" w:hanging="360"/>
      </w:pPr>
      <w:rPr>
        <w:rFonts w:ascii="Courier New" w:hAnsi="Courier New" w:hint="default"/>
      </w:rPr>
    </w:lvl>
    <w:lvl w:ilvl="5" w:tplc="283620EC">
      <w:start w:val="1"/>
      <w:numFmt w:val="bullet"/>
      <w:lvlText w:val=""/>
      <w:lvlJc w:val="left"/>
      <w:pPr>
        <w:ind w:left="4320" w:hanging="360"/>
      </w:pPr>
      <w:rPr>
        <w:rFonts w:ascii="Wingdings" w:hAnsi="Wingdings" w:hint="default"/>
      </w:rPr>
    </w:lvl>
    <w:lvl w:ilvl="6" w:tplc="759AF758">
      <w:start w:val="1"/>
      <w:numFmt w:val="bullet"/>
      <w:lvlText w:val=""/>
      <w:lvlJc w:val="left"/>
      <w:pPr>
        <w:ind w:left="5040" w:hanging="360"/>
      </w:pPr>
      <w:rPr>
        <w:rFonts w:ascii="Symbol" w:hAnsi="Symbol" w:hint="default"/>
      </w:rPr>
    </w:lvl>
    <w:lvl w:ilvl="7" w:tplc="7C30B080">
      <w:start w:val="1"/>
      <w:numFmt w:val="bullet"/>
      <w:lvlText w:val="o"/>
      <w:lvlJc w:val="left"/>
      <w:pPr>
        <w:ind w:left="5760" w:hanging="360"/>
      </w:pPr>
      <w:rPr>
        <w:rFonts w:ascii="Courier New" w:hAnsi="Courier New" w:hint="default"/>
      </w:rPr>
    </w:lvl>
    <w:lvl w:ilvl="8" w:tplc="8AF2D1A0">
      <w:start w:val="1"/>
      <w:numFmt w:val="bullet"/>
      <w:lvlText w:val=""/>
      <w:lvlJc w:val="left"/>
      <w:pPr>
        <w:ind w:left="6480" w:hanging="360"/>
      </w:pPr>
      <w:rPr>
        <w:rFonts w:ascii="Wingdings" w:hAnsi="Wingdings" w:hint="default"/>
      </w:rPr>
    </w:lvl>
  </w:abstractNum>
  <w:abstractNum w:abstractNumId="15" w15:restartNumberingAfterBreak="0">
    <w:nsid w:val="4CB916AE"/>
    <w:multiLevelType w:val="hybridMultilevel"/>
    <w:tmpl w:val="8A9AB55E"/>
    <w:lvl w:ilvl="0" w:tplc="5BD45726">
      <w:start w:val="1"/>
      <w:numFmt w:val="bullet"/>
      <w:lvlText w:val=""/>
      <w:lvlJc w:val="left"/>
      <w:pPr>
        <w:ind w:left="720" w:hanging="360"/>
      </w:pPr>
      <w:rPr>
        <w:rFonts w:ascii="Symbol" w:hAnsi="Symbol" w:hint="default"/>
      </w:rPr>
    </w:lvl>
    <w:lvl w:ilvl="1" w:tplc="AE90357E">
      <w:start w:val="1"/>
      <w:numFmt w:val="bullet"/>
      <w:lvlText w:val="o"/>
      <w:lvlJc w:val="left"/>
      <w:pPr>
        <w:ind w:left="1440" w:hanging="360"/>
      </w:pPr>
      <w:rPr>
        <w:rFonts w:ascii="Courier New" w:hAnsi="Courier New" w:hint="default"/>
      </w:rPr>
    </w:lvl>
    <w:lvl w:ilvl="2" w:tplc="A9F49EF2">
      <w:start w:val="1"/>
      <w:numFmt w:val="bullet"/>
      <w:lvlText w:val=""/>
      <w:lvlJc w:val="left"/>
      <w:pPr>
        <w:ind w:left="2160" w:hanging="360"/>
      </w:pPr>
      <w:rPr>
        <w:rFonts w:ascii="Wingdings" w:hAnsi="Wingdings" w:hint="default"/>
      </w:rPr>
    </w:lvl>
    <w:lvl w:ilvl="3" w:tplc="24703324">
      <w:start w:val="1"/>
      <w:numFmt w:val="bullet"/>
      <w:lvlText w:val=""/>
      <w:lvlJc w:val="left"/>
      <w:pPr>
        <w:ind w:left="2880" w:hanging="360"/>
      </w:pPr>
      <w:rPr>
        <w:rFonts w:ascii="Symbol" w:hAnsi="Symbol" w:hint="default"/>
      </w:rPr>
    </w:lvl>
    <w:lvl w:ilvl="4" w:tplc="5198A994">
      <w:start w:val="1"/>
      <w:numFmt w:val="bullet"/>
      <w:lvlText w:val="o"/>
      <w:lvlJc w:val="left"/>
      <w:pPr>
        <w:ind w:left="3600" w:hanging="360"/>
      </w:pPr>
      <w:rPr>
        <w:rFonts w:ascii="Courier New" w:hAnsi="Courier New" w:hint="default"/>
      </w:rPr>
    </w:lvl>
    <w:lvl w:ilvl="5" w:tplc="0BF03394">
      <w:start w:val="1"/>
      <w:numFmt w:val="bullet"/>
      <w:lvlText w:val=""/>
      <w:lvlJc w:val="left"/>
      <w:pPr>
        <w:ind w:left="4320" w:hanging="360"/>
      </w:pPr>
      <w:rPr>
        <w:rFonts w:ascii="Wingdings" w:hAnsi="Wingdings" w:hint="default"/>
      </w:rPr>
    </w:lvl>
    <w:lvl w:ilvl="6" w:tplc="0046F8C6">
      <w:start w:val="1"/>
      <w:numFmt w:val="bullet"/>
      <w:lvlText w:val=""/>
      <w:lvlJc w:val="left"/>
      <w:pPr>
        <w:ind w:left="5040" w:hanging="360"/>
      </w:pPr>
      <w:rPr>
        <w:rFonts w:ascii="Symbol" w:hAnsi="Symbol" w:hint="default"/>
      </w:rPr>
    </w:lvl>
    <w:lvl w:ilvl="7" w:tplc="4CBA0872">
      <w:start w:val="1"/>
      <w:numFmt w:val="bullet"/>
      <w:lvlText w:val="o"/>
      <w:lvlJc w:val="left"/>
      <w:pPr>
        <w:ind w:left="5760" w:hanging="360"/>
      </w:pPr>
      <w:rPr>
        <w:rFonts w:ascii="Courier New" w:hAnsi="Courier New" w:hint="default"/>
      </w:rPr>
    </w:lvl>
    <w:lvl w:ilvl="8" w:tplc="37E22CB6">
      <w:start w:val="1"/>
      <w:numFmt w:val="bullet"/>
      <w:lvlText w:val=""/>
      <w:lvlJc w:val="left"/>
      <w:pPr>
        <w:ind w:left="6480" w:hanging="360"/>
      </w:pPr>
      <w:rPr>
        <w:rFonts w:ascii="Wingdings" w:hAnsi="Wingdings" w:hint="default"/>
      </w:rPr>
    </w:lvl>
  </w:abstractNum>
  <w:abstractNum w:abstractNumId="16" w15:restartNumberingAfterBreak="0">
    <w:nsid w:val="4EEB2673"/>
    <w:multiLevelType w:val="hybridMultilevel"/>
    <w:tmpl w:val="131452AE"/>
    <w:lvl w:ilvl="0" w:tplc="52D6637E">
      <w:start w:val="1"/>
      <w:numFmt w:val="bullet"/>
      <w:lvlText w:val=""/>
      <w:lvlJc w:val="left"/>
      <w:pPr>
        <w:ind w:left="720" w:hanging="360"/>
      </w:pPr>
      <w:rPr>
        <w:rFonts w:ascii="Symbol" w:hAnsi="Symbol" w:hint="default"/>
      </w:rPr>
    </w:lvl>
    <w:lvl w:ilvl="1" w:tplc="75269D76">
      <w:start w:val="1"/>
      <w:numFmt w:val="bullet"/>
      <w:lvlText w:val="o"/>
      <w:lvlJc w:val="left"/>
      <w:pPr>
        <w:ind w:left="1440" w:hanging="360"/>
      </w:pPr>
      <w:rPr>
        <w:rFonts w:ascii="Courier New" w:hAnsi="Courier New" w:hint="default"/>
      </w:rPr>
    </w:lvl>
    <w:lvl w:ilvl="2" w:tplc="2B68B48C">
      <w:start w:val="1"/>
      <w:numFmt w:val="bullet"/>
      <w:lvlText w:val=""/>
      <w:lvlJc w:val="left"/>
      <w:pPr>
        <w:ind w:left="2160" w:hanging="360"/>
      </w:pPr>
      <w:rPr>
        <w:rFonts w:ascii="Wingdings" w:hAnsi="Wingdings" w:hint="default"/>
      </w:rPr>
    </w:lvl>
    <w:lvl w:ilvl="3" w:tplc="D67007FA">
      <w:start w:val="1"/>
      <w:numFmt w:val="bullet"/>
      <w:lvlText w:val=""/>
      <w:lvlJc w:val="left"/>
      <w:pPr>
        <w:ind w:left="2880" w:hanging="360"/>
      </w:pPr>
      <w:rPr>
        <w:rFonts w:ascii="Symbol" w:hAnsi="Symbol" w:hint="default"/>
      </w:rPr>
    </w:lvl>
    <w:lvl w:ilvl="4" w:tplc="498AC832">
      <w:start w:val="1"/>
      <w:numFmt w:val="bullet"/>
      <w:lvlText w:val="o"/>
      <w:lvlJc w:val="left"/>
      <w:pPr>
        <w:ind w:left="3600" w:hanging="360"/>
      </w:pPr>
      <w:rPr>
        <w:rFonts w:ascii="Courier New" w:hAnsi="Courier New" w:hint="default"/>
      </w:rPr>
    </w:lvl>
    <w:lvl w:ilvl="5" w:tplc="9E06BE8A">
      <w:start w:val="1"/>
      <w:numFmt w:val="bullet"/>
      <w:lvlText w:val=""/>
      <w:lvlJc w:val="left"/>
      <w:pPr>
        <w:ind w:left="4320" w:hanging="360"/>
      </w:pPr>
      <w:rPr>
        <w:rFonts w:ascii="Wingdings" w:hAnsi="Wingdings" w:hint="default"/>
      </w:rPr>
    </w:lvl>
    <w:lvl w:ilvl="6" w:tplc="27F8B156">
      <w:start w:val="1"/>
      <w:numFmt w:val="bullet"/>
      <w:lvlText w:val=""/>
      <w:lvlJc w:val="left"/>
      <w:pPr>
        <w:ind w:left="5040" w:hanging="360"/>
      </w:pPr>
      <w:rPr>
        <w:rFonts w:ascii="Symbol" w:hAnsi="Symbol" w:hint="default"/>
      </w:rPr>
    </w:lvl>
    <w:lvl w:ilvl="7" w:tplc="AE70990C">
      <w:start w:val="1"/>
      <w:numFmt w:val="bullet"/>
      <w:lvlText w:val="o"/>
      <w:lvlJc w:val="left"/>
      <w:pPr>
        <w:ind w:left="5760" w:hanging="360"/>
      </w:pPr>
      <w:rPr>
        <w:rFonts w:ascii="Courier New" w:hAnsi="Courier New" w:hint="default"/>
      </w:rPr>
    </w:lvl>
    <w:lvl w:ilvl="8" w:tplc="C73A8F68">
      <w:start w:val="1"/>
      <w:numFmt w:val="bullet"/>
      <w:lvlText w:val=""/>
      <w:lvlJc w:val="left"/>
      <w:pPr>
        <w:ind w:left="6480" w:hanging="360"/>
      </w:pPr>
      <w:rPr>
        <w:rFonts w:ascii="Wingdings" w:hAnsi="Wingdings" w:hint="default"/>
      </w:rPr>
    </w:lvl>
  </w:abstractNum>
  <w:abstractNum w:abstractNumId="17" w15:restartNumberingAfterBreak="0">
    <w:nsid w:val="5CC2262F"/>
    <w:multiLevelType w:val="hybridMultilevel"/>
    <w:tmpl w:val="738E7F0C"/>
    <w:lvl w:ilvl="0" w:tplc="912841EC">
      <w:start w:val="1"/>
      <w:numFmt w:val="bullet"/>
      <w:lvlText w:val=""/>
      <w:lvlJc w:val="left"/>
      <w:pPr>
        <w:ind w:left="720" w:hanging="360"/>
      </w:pPr>
      <w:rPr>
        <w:rFonts w:ascii="Symbol" w:hAnsi="Symbol" w:hint="default"/>
      </w:rPr>
    </w:lvl>
    <w:lvl w:ilvl="1" w:tplc="5560BEE8">
      <w:start w:val="1"/>
      <w:numFmt w:val="bullet"/>
      <w:lvlText w:val="o"/>
      <w:lvlJc w:val="left"/>
      <w:pPr>
        <w:ind w:left="1440" w:hanging="360"/>
      </w:pPr>
      <w:rPr>
        <w:rFonts w:ascii="Courier New" w:hAnsi="Courier New" w:hint="default"/>
      </w:rPr>
    </w:lvl>
    <w:lvl w:ilvl="2" w:tplc="5CFCA4C8">
      <w:start w:val="1"/>
      <w:numFmt w:val="bullet"/>
      <w:lvlText w:val=""/>
      <w:lvlJc w:val="left"/>
      <w:pPr>
        <w:ind w:left="2160" w:hanging="360"/>
      </w:pPr>
      <w:rPr>
        <w:rFonts w:ascii="Wingdings" w:hAnsi="Wingdings" w:hint="default"/>
      </w:rPr>
    </w:lvl>
    <w:lvl w:ilvl="3" w:tplc="29F2AD86">
      <w:start w:val="1"/>
      <w:numFmt w:val="bullet"/>
      <w:lvlText w:val=""/>
      <w:lvlJc w:val="left"/>
      <w:pPr>
        <w:ind w:left="2880" w:hanging="360"/>
      </w:pPr>
      <w:rPr>
        <w:rFonts w:ascii="Symbol" w:hAnsi="Symbol" w:hint="default"/>
      </w:rPr>
    </w:lvl>
    <w:lvl w:ilvl="4" w:tplc="72767A62">
      <w:start w:val="1"/>
      <w:numFmt w:val="bullet"/>
      <w:lvlText w:val="o"/>
      <w:lvlJc w:val="left"/>
      <w:pPr>
        <w:ind w:left="3600" w:hanging="360"/>
      </w:pPr>
      <w:rPr>
        <w:rFonts w:ascii="Courier New" w:hAnsi="Courier New" w:hint="default"/>
      </w:rPr>
    </w:lvl>
    <w:lvl w:ilvl="5" w:tplc="855CC45A">
      <w:start w:val="1"/>
      <w:numFmt w:val="bullet"/>
      <w:lvlText w:val=""/>
      <w:lvlJc w:val="left"/>
      <w:pPr>
        <w:ind w:left="4320" w:hanging="360"/>
      </w:pPr>
      <w:rPr>
        <w:rFonts w:ascii="Wingdings" w:hAnsi="Wingdings" w:hint="default"/>
      </w:rPr>
    </w:lvl>
    <w:lvl w:ilvl="6" w:tplc="45D43B90">
      <w:start w:val="1"/>
      <w:numFmt w:val="bullet"/>
      <w:lvlText w:val=""/>
      <w:lvlJc w:val="left"/>
      <w:pPr>
        <w:ind w:left="5040" w:hanging="360"/>
      </w:pPr>
      <w:rPr>
        <w:rFonts w:ascii="Symbol" w:hAnsi="Symbol" w:hint="default"/>
      </w:rPr>
    </w:lvl>
    <w:lvl w:ilvl="7" w:tplc="7F7E665C">
      <w:start w:val="1"/>
      <w:numFmt w:val="bullet"/>
      <w:lvlText w:val="o"/>
      <w:lvlJc w:val="left"/>
      <w:pPr>
        <w:ind w:left="5760" w:hanging="360"/>
      </w:pPr>
      <w:rPr>
        <w:rFonts w:ascii="Courier New" w:hAnsi="Courier New" w:hint="default"/>
      </w:rPr>
    </w:lvl>
    <w:lvl w:ilvl="8" w:tplc="3A24F786">
      <w:start w:val="1"/>
      <w:numFmt w:val="bullet"/>
      <w:lvlText w:val=""/>
      <w:lvlJc w:val="left"/>
      <w:pPr>
        <w:ind w:left="6480" w:hanging="360"/>
      </w:pPr>
      <w:rPr>
        <w:rFonts w:ascii="Wingdings" w:hAnsi="Wingdings" w:hint="default"/>
      </w:rPr>
    </w:lvl>
  </w:abstractNum>
  <w:abstractNum w:abstractNumId="18" w15:restartNumberingAfterBreak="0">
    <w:nsid w:val="5F83EF68"/>
    <w:multiLevelType w:val="hybridMultilevel"/>
    <w:tmpl w:val="2FAE7428"/>
    <w:lvl w:ilvl="0" w:tplc="948C56F2">
      <w:start w:val="1"/>
      <w:numFmt w:val="bullet"/>
      <w:lvlText w:val=""/>
      <w:lvlJc w:val="left"/>
      <w:pPr>
        <w:ind w:left="720" w:hanging="360"/>
      </w:pPr>
      <w:rPr>
        <w:rFonts w:ascii="Symbol" w:hAnsi="Symbol" w:hint="default"/>
      </w:rPr>
    </w:lvl>
    <w:lvl w:ilvl="1" w:tplc="0E5C4E14">
      <w:start w:val="1"/>
      <w:numFmt w:val="bullet"/>
      <w:lvlText w:val="o"/>
      <w:lvlJc w:val="left"/>
      <w:pPr>
        <w:ind w:left="1440" w:hanging="360"/>
      </w:pPr>
      <w:rPr>
        <w:rFonts w:ascii="Courier New" w:hAnsi="Courier New" w:hint="default"/>
      </w:rPr>
    </w:lvl>
    <w:lvl w:ilvl="2" w:tplc="C61474D6">
      <w:start w:val="1"/>
      <w:numFmt w:val="bullet"/>
      <w:lvlText w:val=""/>
      <w:lvlJc w:val="left"/>
      <w:pPr>
        <w:ind w:left="2160" w:hanging="360"/>
      </w:pPr>
      <w:rPr>
        <w:rFonts w:ascii="Wingdings" w:hAnsi="Wingdings" w:hint="default"/>
      </w:rPr>
    </w:lvl>
    <w:lvl w:ilvl="3" w:tplc="A93C1002">
      <w:start w:val="1"/>
      <w:numFmt w:val="bullet"/>
      <w:lvlText w:val=""/>
      <w:lvlJc w:val="left"/>
      <w:pPr>
        <w:ind w:left="2880" w:hanging="360"/>
      </w:pPr>
      <w:rPr>
        <w:rFonts w:ascii="Symbol" w:hAnsi="Symbol" w:hint="default"/>
      </w:rPr>
    </w:lvl>
    <w:lvl w:ilvl="4" w:tplc="878C6E00">
      <w:start w:val="1"/>
      <w:numFmt w:val="bullet"/>
      <w:lvlText w:val="o"/>
      <w:lvlJc w:val="left"/>
      <w:pPr>
        <w:ind w:left="3600" w:hanging="360"/>
      </w:pPr>
      <w:rPr>
        <w:rFonts w:ascii="Courier New" w:hAnsi="Courier New" w:hint="default"/>
      </w:rPr>
    </w:lvl>
    <w:lvl w:ilvl="5" w:tplc="6CFC67C2">
      <w:start w:val="1"/>
      <w:numFmt w:val="bullet"/>
      <w:lvlText w:val=""/>
      <w:lvlJc w:val="left"/>
      <w:pPr>
        <w:ind w:left="4320" w:hanging="360"/>
      </w:pPr>
      <w:rPr>
        <w:rFonts w:ascii="Wingdings" w:hAnsi="Wingdings" w:hint="default"/>
      </w:rPr>
    </w:lvl>
    <w:lvl w:ilvl="6" w:tplc="11228CA8">
      <w:start w:val="1"/>
      <w:numFmt w:val="bullet"/>
      <w:lvlText w:val=""/>
      <w:lvlJc w:val="left"/>
      <w:pPr>
        <w:ind w:left="5040" w:hanging="360"/>
      </w:pPr>
      <w:rPr>
        <w:rFonts w:ascii="Symbol" w:hAnsi="Symbol" w:hint="default"/>
      </w:rPr>
    </w:lvl>
    <w:lvl w:ilvl="7" w:tplc="A364A056">
      <w:start w:val="1"/>
      <w:numFmt w:val="bullet"/>
      <w:lvlText w:val="o"/>
      <w:lvlJc w:val="left"/>
      <w:pPr>
        <w:ind w:left="5760" w:hanging="360"/>
      </w:pPr>
      <w:rPr>
        <w:rFonts w:ascii="Courier New" w:hAnsi="Courier New" w:hint="default"/>
      </w:rPr>
    </w:lvl>
    <w:lvl w:ilvl="8" w:tplc="9D704664">
      <w:start w:val="1"/>
      <w:numFmt w:val="bullet"/>
      <w:lvlText w:val=""/>
      <w:lvlJc w:val="left"/>
      <w:pPr>
        <w:ind w:left="6480" w:hanging="360"/>
      </w:pPr>
      <w:rPr>
        <w:rFonts w:ascii="Wingdings" w:hAnsi="Wingdings" w:hint="default"/>
      </w:rPr>
    </w:lvl>
  </w:abstractNum>
  <w:abstractNum w:abstractNumId="19" w15:restartNumberingAfterBreak="0">
    <w:nsid w:val="66C520D7"/>
    <w:multiLevelType w:val="hybridMultilevel"/>
    <w:tmpl w:val="809EA0A0"/>
    <w:lvl w:ilvl="0" w:tplc="B85C50F4">
      <w:start w:val="1"/>
      <w:numFmt w:val="decimal"/>
      <w:lvlText w:val="%1."/>
      <w:lvlJc w:val="left"/>
      <w:pPr>
        <w:ind w:left="720" w:hanging="360"/>
      </w:pPr>
      <w:rPr>
        <w:rFonts w:ascii="Times New Roman" w:hAnsi="Times New Roman" w:hint="default"/>
      </w:rPr>
    </w:lvl>
    <w:lvl w:ilvl="1" w:tplc="33EC4A84">
      <w:start w:val="1"/>
      <w:numFmt w:val="lowerLetter"/>
      <w:lvlText w:val="%2."/>
      <w:lvlJc w:val="left"/>
      <w:pPr>
        <w:ind w:left="1440" w:hanging="360"/>
      </w:pPr>
    </w:lvl>
    <w:lvl w:ilvl="2" w:tplc="040C7A96">
      <w:start w:val="1"/>
      <w:numFmt w:val="lowerRoman"/>
      <w:lvlText w:val="%3."/>
      <w:lvlJc w:val="right"/>
      <w:pPr>
        <w:ind w:left="2160" w:hanging="180"/>
      </w:pPr>
    </w:lvl>
    <w:lvl w:ilvl="3" w:tplc="27C61C72">
      <w:start w:val="1"/>
      <w:numFmt w:val="decimal"/>
      <w:lvlText w:val="%4."/>
      <w:lvlJc w:val="left"/>
      <w:pPr>
        <w:ind w:left="2880" w:hanging="360"/>
      </w:pPr>
    </w:lvl>
    <w:lvl w:ilvl="4" w:tplc="AEB02108">
      <w:start w:val="1"/>
      <w:numFmt w:val="lowerLetter"/>
      <w:lvlText w:val="%5."/>
      <w:lvlJc w:val="left"/>
      <w:pPr>
        <w:ind w:left="3600" w:hanging="360"/>
      </w:pPr>
    </w:lvl>
    <w:lvl w:ilvl="5" w:tplc="B0923D6A">
      <w:start w:val="1"/>
      <w:numFmt w:val="lowerRoman"/>
      <w:lvlText w:val="%6."/>
      <w:lvlJc w:val="right"/>
      <w:pPr>
        <w:ind w:left="4320" w:hanging="180"/>
      </w:pPr>
    </w:lvl>
    <w:lvl w:ilvl="6" w:tplc="67662F10">
      <w:start w:val="1"/>
      <w:numFmt w:val="decimal"/>
      <w:lvlText w:val="%7."/>
      <w:lvlJc w:val="left"/>
      <w:pPr>
        <w:ind w:left="5040" w:hanging="360"/>
      </w:pPr>
    </w:lvl>
    <w:lvl w:ilvl="7" w:tplc="08EEFD0C">
      <w:start w:val="1"/>
      <w:numFmt w:val="lowerLetter"/>
      <w:lvlText w:val="%8."/>
      <w:lvlJc w:val="left"/>
      <w:pPr>
        <w:ind w:left="5760" w:hanging="360"/>
      </w:pPr>
    </w:lvl>
    <w:lvl w:ilvl="8" w:tplc="394208B6">
      <w:start w:val="1"/>
      <w:numFmt w:val="lowerRoman"/>
      <w:lvlText w:val="%9."/>
      <w:lvlJc w:val="right"/>
      <w:pPr>
        <w:ind w:left="6480" w:hanging="180"/>
      </w:pPr>
    </w:lvl>
  </w:abstractNum>
  <w:abstractNum w:abstractNumId="20" w15:restartNumberingAfterBreak="0">
    <w:nsid w:val="676188D2"/>
    <w:multiLevelType w:val="hybridMultilevel"/>
    <w:tmpl w:val="0D78F804"/>
    <w:lvl w:ilvl="0" w:tplc="3A204826">
      <w:start w:val="1"/>
      <w:numFmt w:val="decimal"/>
      <w:lvlText w:val="%1."/>
      <w:lvlJc w:val="left"/>
      <w:pPr>
        <w:ind w:left="720" w:hanging="360"/>
      </w:pPr>
      <w:rPr>
        <w:rFonts w:ascii="Times New Roman" w:hAnsi="Times New Roman" w:hint="default"/>
      </w:rPr>
    </w:lvl>
    <w:lvl w:ilvl="1" w:tplc="4A8648D4">
      <w:start w:val="1"/>
      <w:numFmt w:val="lowerLetter"/>
      <w:lvlText w:val="%2."/>
      <w:lvlJc w:val="left"/>
      <w:pPr>
        <w:ind w:left="1440" w:hanging="360"/>
      </w:pPr>
    </w:lvl>
    <w:lvl w:ilvl="2" w:tplc="6D12C4D6">
      <w:start w:val="1"/>
      <w:numFmt w:val="lowerRoman"/>
      <w:lvlText w:val="%3."/>
      <w:lvlJc w:val="right"/>
      <w:pPr>
        <w:ind w:left="2160" w:hanging="180"/>
      </w:pPr>
    </w:lvl>
    <w:lvl w:ilvl="3" w:tplc="FE9AFA56">
      <w:start w:val="1"/>
      <w:numFmt w:val="decimal"/>
      <w:lvlText w:val="%4."/>
      <w:lvlJc w:val="left"/>
      <w:pPr>
        <w:ind w:left="2880" w:hanging="360"/>
      </w:pPr>
    </w:lvl>
    <w:lvl w:ilvl="4" w:tplc="7A4650D4">
      <w:start w:val="1"/>
      <w:numFmt w:val="lowerLetter"/>
      <w:lvlText w:val="%5."/>
      <w:lvlJc w:val="left"/>
      <w:pPr>
        <w:ind w:left="3600" w:hanging="360"/>
      </w:pPr>
    </w:lvl>
    <w:lvl w:ilvl="5" w:tplc="5E58F374">
      <w:start w:val="1"/>
      <w:numFmt w:val="lowerRoman"/>
      <w:lvlText w:val="%6."/>
      <w:lvlJc w:val="right"/>
      <w:pPr>
        <w:ind w:left="4320" w:hanging="180"/>
      </w:pPr>
    </w:lvl>
    <w:lvl w:ilvl="6" w:tplc="5C98C524">
      <w:start w:val="1"/>
      <w:numFmt w:val="decimal"/>
      <w:lvlText w:val="%7."/>
      <w:lvlJc w:val="left"/>
      <w:pPr>
        <w:ind w:left="5040" w:hanging="360"/>
      </w:pPr>
    </w:lvl>
    <w:lvl w:ilvl="7" w:tplc="7EE0E420">
      <w:start w:val="1"/>
      <w:numFmt w:val="lowerLetter"/>
      <w:lvlText w:val="%8."/>
      <w:lvlJc w:val="left"/>
      <w:pPr>
        <w:ind w:left="5760" w:hanging="360"/>
      </w:pPr>
    </w:lvl>
    <w:lvl w:ilvl="8" w:tplc="52A2704C">
      <w:start w:val="1"/>
      <w:numFmt w:val="lowerRoman"/>
      <w:lvlText w:val="%9."/>
      <w:lvlJc w:val="right"/>
      <w:pPr>
        <w:ind w:left="6480" w:hanging="180"/>
      </w:pPr>
    </w:lvl>
  </w:abstractNum>
  <w:abstractNum w:abstractNumId="21" w15:restartNumberingAfterBreak="0">
    <w:nsid w:val="786473F5"/>
    <w:multiLevelType w:val="hybridMultilevel"/>
    <w:tmpl w:val="5B6CB0C2"/>
    <w:lvl w:ilvl="0" w:tplc="8F842F24">
      <w:start w:val="1"/>
      <w:numFmt w:val="decimal"/>
      <w:lvlText w:val="%1."/>
      <w:lvlJc w:val="left"/>
      <w:pPr>
        <w:ind w:left="720" w:hanging="360"/>
      </w:pPr>
      <w:rPr>
        <w:rFonts w:ascii="Times New Roman" w:hAnsi="Times New Roman" w:hint="default"/>
      </w:rPr>
    </w:lvl>
    <w:lvl w:ilvl="1" w:tplc="F83A5C2C">
      <w:start w:val="1"/>
      <w:numFmt w:val="lowerLetter"/>
      <w:lvlText w:val="%2."/>
      <w:lvlJc w:val="left"/>
      <w:pPr>
        <w:ind w:left="1440" w:hanging="360"/>
      </w:pPr>
    </w:lvl>
    <w:lvl w:ilvl="2" w:tplc="800E3238">
      <w:start w:val="1"/>
      <w:numFmt w:val="lowerRoman"/>
      <w:lvlText w:val="%3."/>
      <w:lvlJc w:val="right"/>
      <w:pPr>
        <w:ind w:left="2160" w:hanging="180"/>
      </w:pPr>
    </w:lvl>
    <w:lvl w:ilvl="3" w:tplc="E0E89DF6">
      <w:start w:val="1"/>
      <w:numFmt w:val="decimal"/>
      <w:lvlText w:val="%4."/>
      <w:lvlJc w:val="left"/>
      <w:pPr>
        <w:ind w:left="2880" w:hanging="360"/>
      </w:pPr>
    </w:lvl>
    <w:lvl w:ilvl="4" w:tplc="6C603B12">
      <w:start w:val="1"/>
      <w:numFmt w:val="lowerLetter"/>
      <w:lvlText w:val="%5."/>
      <w:lvlJc w:val="left"/>
      <w:pPr>
        <w:ind w:left="3600" w:hanging="360"/>
      </w:pPr>
    </w:lvl>
    <w:lvl w:ilvl="5" w:tplc="716CB39E">
      <w:start w:val="1"/>
      <w:numFmt w:val="lowerRoman"/>
      <w:lvlText w:val="%6."/>
      <w:lvlJc w:val="right"/>
      <w:pPr>
        <w:ind w:left="4320" w:hanging="180"/>
      </w:pPr>
    </w:lvl>
    <w:lvl w:ilvl="6" w:tplc="65FC0DDA">
      <w:start w:val="1"/>
      <w:numFmt w:val="decimal"/>
      <w:lvlText w:val="%7."/>
      <w:lvlJc w:val="left"/>
      <w:pPr>
        <w:ind w:left="5040" w:hanging="360"/>
      </w:pPr>
    </w:lvl>
    <w:lvl w:ilvl="7" w:tplc="B1406998">
      <w:start w:val="1"/>
      <w:numFmt w:val="lowerLetter"/>
      <w:lvlText w:val="%8."/>
      <w:lvlJc w:val="left"/>
      <w:pPr>
        <w:ind w:left="5760" w:hanging="360"/>
      </w:pPr>
    </w:lvl>
    <w:lvl w:ilvl="8" w:tplc="50CE7ED0">
      <w:start w:val="1"/>
      <w:numFmt w:val="lowerRoman"/>
      <w:lvlText w:val="%9."/>
      <w:lvlJc w:val="right"/>
      <w:pPr>
        <w:ind w:left="6480" w:hanging="180"/>
      </w:pPr>
    </w:lvl>
  </w:abstractNum>
  <w:abstractNum w:abstractNumId="22" w15:restartNumberingAfterBreak="0">
    <w:nsid w:val="79567E50"/>
    <w:multiLevelType w:val="hybridMultilevel"/>
    <w:tmpl w:val="17BA8936"/>
    <w:lvl w:ilvl="0" w:tplc="64D6E1FA">
      <w:start w:val="1"/>
      <w:numFmt w:val="decimal"/>
      <w:lvlText w:val="%1."/>
      <w:lvlJc w:val="left"/>
      <w:pPr>
        <w:ind w:left="720" w:hanging="360"/>
      </w:pPr>
      <w:rPr>
        <w:rFonts w:ascii="Times New Roman" w:hAnsi="Times New Roman" w:hint="default"/>
      </w:rPr>
    </w:lvl>
    <w:lvl w:ilvl="1" w:tplc="C7C452BE">
      <w:start w:val="1"/>
      <w:numFmt w:val="lowerLetter"/>
      <w:lvlText w:val="%2."/>
      <w:lvlJc w:val="left"/>
      <w:pPr>
        <w:ind w:left="1440" w:hanging="360"/>
      </w:pPr>
    </w:lvl>
    <w:lvl w:ilvl="2" w:tplc="D99CBD50">
      <w:start w:val="1"/>
      <w:numFmt w:val="lowerRoman"/>
      <w:lvlText w:val="%3."/>
      <w:lvlJc w:val="right"/>
      <w:pPr>
        <w:ind w:left="2160" w:hanging="180"/>
      </w:pPr>
    </w:lvl>
    <w:lvl w:ilvl="3" w:tplc="449A3B78">
      <w:start w:val="1"/>
      <w:numFmt w:val="decimal"/>
      <w:lvlText w:val="%4."/>
      <w:lvlJc w:val="left"/>
      <w:pPr>
        <w:ind w:left="2880" w:hanging="360"/>
      </w:pPr>
    </w:lvl>
    <w:lvl w:ilvl="4" w:tplc="BD84F8B2">
      <w:start w:val="1"/>
      <w:numFmt w:val="lowerLetter"/>
      <w:lvlText w:val="%5."/>
      <w:lvlJc w:val="left"/>
      <w:pPr>
        <w:ind w:left="3600" w:hanging="360"/>
      </w:pPr>
    </w:lvl>
    <w:lvl w:ilvl="5" w:tplc="73F03656">
      <w:start w:val="1"/>
      <w:numFmt w:val="lowerRoman"/>
      <w:lvlText w:val="%6."/>
      <w:lvlJc w:val="right"/>
      <w:pPr>
        <w:ind w:left="4320" w:hanging="180"/>
      </w:pPr>
    </w:lvl>
    <w:lvl w:ilvl="6" w:tplc="EC46C482">
      <w:start w:val="1"/>
      <w:numFmt w:val="decimal"/>
      <w:lvlText w:val="%7."/>
      <w:lvlJc w:val="left"/>
      <w:pPr>
        <w:ind w:left="5040" w:hanging="360"/>
      </w:pPr>
    </w:lvl>
    <w:lvl w:ilvl="7" w:tplc="2ED27C14">
      <w:start w:val="1"/>
      <w:numFmt w:val="lowerLetter"/>
      <w:lvlText w:val="%8."/>
      <w:lvlJc w:val="left"/>
      <w:pPr>
        <w:ind w:left="5760" w:hanging="360"/>
      </w:pPr>
    </w:lvl>
    <w:lvl w:ilvl="8" w:tplc="98F80F0E">
      <w:start w:val="1"/>
      <w:numFmt w:val="lowerRoman"/>
      <w:lvlText w:val="%9."/>
      <w:lvlJc w:val="right"/>
      <w:pPr>
        <w:ind w:left="6480" w:hanging="180"/>
      </w:pPr>
    </w:lvl>
  </w:abstractNum>
  <w:abstractNum w:abstractNumId="23" w15:restartNumberingAfterBreak="0">
    <w:nsid w:val="7A308084"/>
    <w:multiLevelType w:val="multilevel"/>
    <w:tmpl w:val="21F039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7DAA1757"/>
    <w:multiLevelType w:val="hybridMultilevel"/>
    <w:tmpl w:val="3B42A998"/>
    <w:lvl w:ilvl="0" w:tplc="B4A47424">
      <w:start w:val="1"/>
      <w:numFmt w:val="bullet"/>
      <w:lvlText w:val=""/>
      <w:lvlJc w:val="left"/>
      <w:pPr>
        <w:ind w:left="720" w:hanging="360"/>
      </w:pPr>
      <w:rPr>
        <w:rFonts w:ascii="Symbol" w:hAnsi="Symbol" w:hint="default"/>
      </w:rPr>
    </w:lvl>
    <w:lvl w:ilvl="1" w:tplc="EC726E86">
      <w:start w:val="1"/>
      <w:numFmt w:val="bullet"/>
      <w:lvlText w:val="o"/>
      <w:lvlJc w:val="left"/>
      <w:pPr>
        <w:ind w:left="1440" w:hanging="360"/>
      </w:pPr>
      <w:rPr>
        <w:rFonts w:ascii="Courier New" w:hAnsi="Courier New" w:hint="default"/>
      </w:rPr>
    </w:lvl>
    <w:lvl w:ilvl="2" w:tplc="8DC8AB78">
      <w:start w:val="1"/>
      <w:numFmt w:val="bullet"/>
      <w:lvlText w:val=""/>
      <w:lvlJc w:val="left"/>
      <w:pPr>
        <w:ind w:left="2160" w:hanging="360"/>
      </w:pPr>
      <w:rPr>
        <w:rFonts w:ascii="Wingdings" w:hAnsi="Wingdings" w:hint="default"/>
      </w:rPr>
    </w:lvl>
    <w:lvl w:ilvl="3" w:tplc="BE60042C">
      <w:start w:val="1"/>
      <w:numFmt w:val="bullet"/>
      <w:lvlText w:val=""/>
      <w:lvlJc w:val="left"/>
      <w:pPr>
        <w:ind w:left="2880" w:hanging="360"/>
      </w:pPr>
      <w:rPr>
        <w:rFonts w:ascii="Symbol" w:hAnsi="Symbol" w:hint="default"/>
      </w:rPr>
    </w:lvl>
    <w:lvl w:ilvl="4" w:tplc="6F349976">
      <w:start w:val="1"/>
      <w:numFmt w:val="bullet"/>
      <w:lvlText w:val="o"/>
      <w:lvlJc w:val="left"/>
      <w:pPr>
        <w:ind w:left="3600" w:hanging="360"/>
      </w:pPr>
      <w:rPr>
        <w:rFonts w:ascii="Courier New" w:hAnsi="Courier New" w:hint="default"/>
      </w:rPr>
    </w:lvl>
    <w:lvl w:ilvl="5" w:tplc="ADEA61FE">
      <w:start w:val="1"/>
      <w:numFmt w:val="bullet"/>
      <w:lvlText w:val=""/>
      <w:lvlJc w:val="left"/>
      <w:pPr>
        <w:ind w:left="4320" w:hanging="360"/>
      </w:pPr>
      <w:rPr>
        <w:rFonts w:ascii="Wingdings" w:hAnsi="Wingdings" w:hint="default"/>
      </w:rPr>
    </w:lvl>
    <w:lvl w:ilvl="6" w:tplc="B2642820">
      <w:start w:val="1"/>
      <w:numFmt w:val="bullet"/>
      <w:lvlText w:val=""/>
      <w:lvlJc w:val="left"/>
      <w:pPr>
        <w:ind w:left="5040" w:hanging="360"/>
      </w:pPr>
      <w:rPr>
        <w:rFonts w:ascii="Symbol" w:hAnsi="Symbol" w:hint="default"/>
      </w:rPr>
    </w:lvl>
    <w:lvl w:ilvl="7" w:tplc="9C88B832">
      <w:start w:val="1"/>
      <w:numFmt w:val="bullet"/>
      <w:lvlText w:val="o"/>
      <w:lvlJc w:val="left"/>
      <w:pPr>
        <w:ind w:left="5760" w:hanging="360"/>
      </w:pPr>
      <w:rPr>
        <w:rFonts w:ascii="Courier New" w:hAnsi="Courier New" w:hint="default"/>
      </w:rPr>
    </w:lvl>
    <w:lvl w:ilvl="8" w:tplc="0A3E4DCE">
      <w:start w:val="1"/>
      <w:numFmt w:val="bullet"/>
      <w:lvlText w:val=""/>
      <w:lvlJc w:val="left"/>
      <w:pPr>
        <w:ind w:left="6480" w:hanging="360"/>
      </w:pPr>
      <w:rPr>
        <w:rFonts w:ascii="Wingdings" w:hAnsi="Wingdings" w:hint="default"/>
      </w:rPr>
    </w:lvl>
  </w:abstractNum>
  <w:num w:numId="1" w16cid:durableId="1197158086">
    <w:abstractNumId w:val="1"/>
  </w:num>
  <w:num w:numId="2" w16cid:durableId="1997026145">
    <w:abstractNumId w:val="0"/>
  </w:num>
  <w:num w:numId="3" w16cid:durableId="1056202041">
    <w:abstractNumId w:val="4"/>
  </w:num>
  <w:num w:numId="4" w16cid:durableId="1283729369">
    <w:abstractNumId w:val="11"/>
  </w:num>
  <w:num w:numId="5" w16cid:durableId="315761785">
    <w:abstractNumId w:val="18"/>
  </w:num>
  <w:num w:numId="6" w16cid:durableId="1937590628">
    <w:abstractNumId w:val="6"/>
  </w:num>
  <w:num w:numId="7" w16cid:durableId="1877427001">
    <w:abstractNumId w:val="17"/>
  </w:num>
  <w:num w:numId="8" w16cid:durableId="1977759984">
    <w:abstractNumId w:val="9"/>
  </w:num>
  <w:num w:numId="9" w16cid:durableId="879706187">
    <w:abstractNumId w:val="24"/>
  </w:num>
  <w:num w:numId="10" w16cid:durableId="601956663">
    <w:abstractNumId w:val="10"/>
  </w:num>
  <w:num w:numId="11" w16cid:durableId="554437010">
    <w:abstractNumId w:val="16"/>
  </w:num>
  <w:num w:numId="12" w16cid:durableId="420373395">
    <w:abstractNumId w:val="13"/>
  </w:num>
  <w:num w:numId="13" w16cid:durableId="562371092">
    <w:abstractNumId w:val="14"/>
  </w:num>
  <w:num w:numId="14" w16cid:durableId="1262227167">
    <w:abstractNumId w:val="19"/>
  </w:num>
  <w:num w:numId="15" w16cid:durableId="419256862">
    <w:abstractNumId w:val="12"/>
  </w:num>
  <w:num w:numId="16" w16cid:durableId="798651001">
    <w:abstractNumId w:val="7"/>
  </w:num>
  <w:num w:numId="17" w16cid:durableId="1310088121">
    <w:abstractNumId w:val="3"/>
  </w:num>
  <w:num w:numId="18" w16cid:durableId="1662270">
    <w:abstractNumId w:val="23"/>
  </w:num>
  <w:num w:numId="19" w16cid:durableId="362557454">
    <w:abstractNumId w:val="20"/>
  </w:num>
  <w:num w:numId="20" w16cid:durableId="1293944817">
    <w:abstractNumId w:val="21"/>
  </w:num>
  <w:num w:numId="21" w16cid:durableId="1609969896">
    <w:abstractNumId w:val="22"/>
  </w:num>
  <w:num w:numId="22" w16cid:durableId="1997104089">
    <w:abstractNumId w:val="8"/>
  </w:num>
  <w:num w:numId="23" w16cid:durableId="221403026">
    <w:abstractNumId w:val="2"/>
  </w:num>
  <w:num w:numId="24" w16cid:durableId="659889680">
    <w:abstractNumId w:val="5"/>
  </w:num>
  <w:num w:numId="25" w16cid:durableId="174976461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af9fef51-f0a9-41e3-8c6c-9199eaa9e29a::"/>
  </w15:person>
  <w15:person w15:author="CHUA JIA LIN">
    <w15:presenceInfo w15:providerId="AD" w15:userId="S::chuajialin@live.utm.my::b7ee2177-a017-4003-95af-aa23eef81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0F4487"/>
    <w:rsid w:val="000403AE"/>
    <w:rsid w:val="0011163A"/>
    <w:rsid w:val="0013ADD9"/>
    <w:rsid w:val="00173D0B"/>
    <w:rsid w:val="00173F8D"/>
    <w:rsid w:val="00190CFC"/>
    <w:rsid w:val="001CA98B"/>
    <w:rsid w:val="00218200"/>
    <w:rsid w:val="002E0F95"/>
    <w:rsid w:val="00344593"/>
    <w:rsid w:val="0034E948"/>
    <w:rsid w:val="003975BF"/>
    <w:rsid w:val="004265F4"/>
    <w:rsid w:val="00492B27"/>
    <w:rsid w:val="0056631F"/>
    <w:rsid w:val="00601C67"/>
    <w:rsid w:val="00637DEB"/>
    <w:rsid w:val="00663DE7"/>
    <w:rsid w:val="006EE60A"/>
    <w:rsid w:val="00717B1E"/>
    <w:rsid w:val="00731442"/>
    <w:rsid w:val="00742050"/>
    <w:rsid w:val="007F7A43"/>
    <w:rsid w:val="00884E73"/>
    <w:rsid w:val="008B0D85"/>
    <w:rsid w:val="008B4108"/>
    <w:rsid w:val="00954164"/>
    <w:rsid w:val="009E4F4E"/>
    <w:rsid w:val="009F71C0"/>
    <w:rsid w:val="00A14558"/>
    <w:rsid w:val="00A845B1"/>
    <w:rsid w:val="00AA7DA2"/>
    <w:rsid w:val="00B82625"/>
    <w:rsid w:val="00C46042"/>
    <w:rsid w:val="00C57759"/>
    <w:rsid w:val="00D5A8E8"/>
    <w:rsid w:val="00E578EB"/>
    <w:rsid w:val="00F5B95E"/>
    <w:rsid w:val="00FB0E6B"/>
    <w:rsid w:val="00FF4396"/>
    <w:rsid w:val="00FF71D3"/>
    <w:rsid w:val="0101281D"/>
    <w:rsid w:val="012FCE9E"/>
    <w:rsid w:val="013666A2"/>
    <w:rsid w:val="014FF943"/>
    <w:rsid w:val="01829828"/>
    <w:rsid w:val="01AADEB1"/>
    <w:rsid w:val="01FD9866"/>
    <w:rsid w:val="02135E3D"/>
    <w:rsid w:val="023A01DE"/>
    <w:rsid w:val="023A385A"/>
    <w:rsid w:val="02499F40"/>
    <w:rsid w:val="024EADF3"/>
    <w:rsid w:val="0251311C"/>
    <w:rsid w:val="0251B5B0"/>
    <w:rsid w:val="0252472A"/>
    <w:rsid w:val="0252A583"/>
    <w:rsid w:val="025A65CF"/>
    <w:rsid w:val="02738E4C"/>
    <w:rsid w:val="029582B3"/>
    <w:rsid w:val="02BB933E"/>
    <w:rsid w:val="02D344C6"/>
    <w:rsid w:val="02F64163"/>
    <w:rsid w:val="032EAAB3"/>
    <w:rsid w:val="03375D7B"/>
    <w:rsid w:val="033A6B37"/>
    <w:rsid w:val="0353758F"/>
    <w:rsid w:val="03899841"/>
    <w:rsid w:val="038B29A0"/>
    <w:rsid w:val="03A08DDF"/>
    <w:rsid w:val="03D61366"/>
    <w:rsid w:val="03F67760"/>
    <w:rsid w:val="040A61BE"/>
    <w:rsid w:val="040E04AB"/>
    <w:rsid w:val="04273F26"/>
    <w:rsid w:val="04336275"/>
    <w:rsid w:val="04529E70"/>
    <w:rsid w:val="04586769"/>
    <w:rsid w:val="045B44A4"/>
    <w:rsid w:val="046AA209"/>
    <w:rsid w:val="0492EC7D"/>
    <w:rsid w:val="04A00068"/>
    <w:rsid w:val="04A4507B"/>
    <w:rsid w:val="04B08B7B"/>
    <w:rsid w:val="04DE06F6"/>
    <w:rsid w:val="050AC431"/>
    <w:rsid w:val="05143BB0"/>
    <w:rsid w:val="0523C601"/>
    <w:rsid w:val="0523F07A"/>
    <w:rsid w:val="052F36F2"/>
    <w:rsid w:val="05665FB3"/>
    <w:rsid w:val="05C5122A"/>
    <w:rsid w:val="05D013B5"/>
    <w:rsid w:val="05F17028"/>
    <w:rsid w:val="060FA3BB"/>
    <w:rsid w:val="061B6328"/>
    <w:rsid w:val="0640AE4C"/>
    <w:rsid w:val="0696DE6E"/>
    <w:rsid w:val="06A428EF"/>
    <w:rsid w:val="06C5F47D"/>
    <w:rsid w:val="06C63436"/>
    <w:rsid w:val="06CF6937"/>
    <w:rsid w:val="06E1BA53"/>
    <w:rsid w:val="06F593FA"/>
    <w:rsid w:val="06F76B26"/>
    <w:rsid w:val="0708E2CD"/>
    <w:rsid w:val="07123173"/>
    <w:rsid w:val="07366FF3"/>
    <w:rsid w:val="073F7F48"/>
    <w:rsid w:val="0752708A"/>
    <w:rsid w:val="078F22AB"/>
    <w:rsid w:val="07A57D28"/>
    <w:rsid w:val="07AFDEB7"/>
    <w:rsid w:val="07B492E0"/>
    <w:rsid w:val="07C16269"/>
    <w:rsid w:val="07C9AEA9"/>
    <w:rsid w:val="07CD038C"/>
    <w:rsid w:val="08127BC3"/>
    <w:rsid w:val="0837CB76"/>
    <w:rsid w:val="084A0CEB"/>
    <w:rsid w:val="084C6F1B"/>
    <w:rsid w:val="084EC85C"/>
    <w:rsid w:val="085D773E"/>
    <w:rsid w:val="0867D2CF"/>
    <w:rsid w:val="0873BC31"/>
    <w:rsid w:val="0887CFC3"/>
    <w:rsid w:val="08924C3E"/>
    <w:rsid w:val="0896D611"/>
    <w:rsid w:val="08977337"/>
    <w:rsid w:val="089BD053"/>
    <w:rsid w:val="08BFB8BA"/>
    <w:rsid w:val="09349692"/>
    <w:rsid w:val="093C2442"/>
    <w:rsid w:val="09565F32"/>
    <w:rsid w:val="096D7848"/>
    <w:rsid w:val="097CEC18"/>
    <w:rsid w:val="0987B3C1"/>
    <w:rsid w:val="09892CD4"/>
    <w:rsid w:val="09ABBD2E"/>
    <w:rsid w:val="09C1AFFD"/>
    <w:rsid w:val="09F7358B"/>
    <w:rsid w:val="09FCBBCD"/>
    <w:rsid w:val="0A0D3F4B"/>
    <w:rsid w:val="0A178939"/>
    <w:rsid w:val="0A4B38B1"/>
    <w:rsid w:val="0A94BEA8"/>
    <w:rsid w:val="0A9FE5AF"/>
    <w:rsid w:val="0AAFFCCA"/>
    <w:rsid w:val="0AD80E58"/>
    <w:rsid w:val="0AE5784A"/>
    <w:rsid w:val="0B0ED45D"/>
    <w:rsid w:val="0B11CEED"/>
    <w:rsid w:val="0BA5A4CB"/>
    <w:rsid w:val="0BBC320C"/>
    <w:rsid w:val="0BDAAC26"/>
    <w:rsid w:val="0C263B6F"/>
    <w:rsid w:val="0C36496A"/>
    <w:rsid w:val="0C396F0D"/>
    <w:rsid w:val="0C44F3DD"/>
    <w:rsid w:val="0C585A3D"/>
    <w:rsid w:val="0C700EED"/>
    <w:rsid w:val="0C8648F8"/>
    <w:rsid w:val="0CCEBAF0"/>
    <w:rsid w:val="0CDB9EE2"/>
    <w:rsid w:val="0CDDE83A"/>
    <w:rsid w:val="0CEA67FB"/>
    <w:rsid w:val="0CFE51BF"/>
    <w:rsid w:val="0D4EC46A"/>
    <w:rsid w:val="0D6E1968"/>
    <w:rsid w:val="0D807B24"/>
    <w:rsid w:val="0D972190"/>
    <w:rsid w:val="0DACD674"/>
    <w:rsid w:val="0DCE0794"/>
    <w:rsid w:val="0DE18751"/>
    <w:rsid w:val="0DFE9B22"/>
    <w:rsid w:val="0E0C52F2"/>
    <w:rsid w:val="0E54BC56"/>
    <w:rsid w:val="0E7BEF95"/>
    <w:rsid w:val="0E7F2C54"/>
    <w:rsid w:val="0EADC1AA"/>
    <w:rsid w:val="0EC4D6DB"/>
    <w:rsid w:val="0F01296B"/>
    <w:rsid w:val="0F080022"/>
    <w:rsid w:val="0F088408"/>
    <w:rsid w:val="0F15D119"/>
    <w:rsid w:val="0F43AD28"/>
    <w:rsid w:val="0F760012"/>
    <w:rsid w:val="0F8FC72D"/>
    <w:rsid w:val="0F98F0FA"/>
    <w:rsid w:val="0FBB634A"/>
    <w:rsid w:val="100B2300"/>
    <w:rsid w:val="10345566"/>
    <w:rsid w:val="103EC026"/>
    <w:rsid w:val="104363F0"/>
    <w:rsid w:val="104C0BB2"/>
    <w:rsid w:val="1056F950"/>
    <w:rsid w:val="106BA5A2"/>
    <w:rsid w:val="107AEACF"/>
    <w:rsid w:val="10845768"/>
    <w:rsid w:val="10A9F550"/>
    <w:rsid w:val="10AE9776"/>
    <w:rsid w:val="10BC6C17"/>
    <w:rsid w:val="10C84B68"/>
    <w:rsid w:val="10D357CA"/>
    <w:rsid w:val="1113D059"/>
    <w:rsid w:val="111A5429"/>
    <w:rsid w:val="111A7BB2"/>
    <w:rsid w:val="112991A5"/>
    <w:rsid w:val="1147014C"/>
    <w:rsid w:val="1187E063"/>
    <w:rsid w:val="11CA7736"/>
    <w:rsid w:val="11CF3F52"/>
    <w:rsid w:val="11D24224"/>
    <w:rsid w:val="120DF842"/>
    <w:rsid w:val="122BF8A7"/>
    <w:rsid w:val="12541D43"/>
    <w:rsid w:val="1254E187"/>
    <w:rsid w:val="12644D12"/>
    <w:rsid w:val="126F6AFF"/>
    <w:rsid w:val="127C6946"/>
    <w:rsid w:val="12CE1E98"/>
    <w:rsid w:val="12E39BE8"/>
    <w:rsid w:val="131D923D"/>
    <w:rsid w:val="131EB000"/>
    <w:rsid w:val="1351F60C"/>
    <w:rsid w:val="1354CEDC"/>
    <w:rsid w:val="1393AD0C"/>
    <w:rsid w:val="13AAD76B"/>
    <w:rsid w:val="13C01F8D"/>
    <w:rsid w:val="13C09C19"/>
    <w:rsid w:val="140A71D6"/>
    <w:rsid w:val="14281A2F"/>
    <w:rsid w:val="14312E65"/>
    <w:rsid w:val="1431C61D"/>
    <w:rsid w:val="143962EE"/>
    <w:rsid w:val="144D7712"/>
    <w:rsid w:val="1467998D"/>
    <w:rsid w:val="148AB69D"/>
    <w:rsid w:val="14C2F0D8"/>
    <w:rsid w:val="14FECC95"/>
    <w:rsid w:val="1502F805"/>
    <w:rsid w:val="1516B2D8"/>
    <w:rsid w:val="151962F4"/>
    <w:rsid w:val="153550EF"/>
    <w:rsid w:val="15598F74"/>
    <w:rsid w:val="155E001A"/>
    <w:rsid w:val="155E0C3C"/>
    <w:rsid w:val="15A8ACEA"/>
    <w:rsid w:val="15BF82C2"/>
    <w:rsid w:val="15EDB1AA"/>
    <w:rsid w:val="15F16B0F"/>
    <w:rsid w:val="1607EB73"/>
    <w:rsid w:val="1617335A"/>
    <w:rsid w:val="16376F20"/>
    <w:rsid w:val="16485512"/>
    <w:rsid w:val="16653110"/>
    <w:rsid w:val="16808567"/>
    <w:rsid w:val="1682E203"/>
    <w:rsid w:val="16934AA8"/>
    <w:rsid w:val="16B1794A"/>
    <w:rsid w:val="16B29400"/>
    <w:rsid w:val="16C3B724"/>
    <w:rsid w:val="16D4F6BD"/>
    <w:rsid w:val="16D9E813"/>
    <w:rsid w:val="16FF8A94"/>
    <w:rsid w:val="16FFE92A"/>
    <w:rsid w:val="170C91FC"/>
    <w:rsid w:val="170CE4CD"/>
    <w:rsid w:val="172E5D93"/>
    <w:rsid w:val="174DC8A2"/>
    <w:rsid w:val="1779857B"/>
    <w:rsid w:val="178A5F3C"/>
    <w:rsid w:val="1795E739"/>
    <w:rsid w:val="179668A1"/>
    <w:rsid w:val="17BD5192"/>
    <w:rsid w:val="17C30854"/>
    <w:rsid w:val="17D881D4"/>
    <w:rsid w:val="17DBE954"/>
    <w:rsid w:val="17E0140C"/>
    <w:rsid w:val="17FF1F74"/>
    <w:rsid w:val="1803CF14"/>
    <w:rsid w:val="181CB0CE"/>
    <w:rsid w:val="1821C157"/>
    <w:rsid w:val="182CB4D8"/>
    <w:rsid w:val="18395302"/>
    <w:rsid w:val="184CD076"/>
    <w:rsid w:val="186CBE62"/>
    <w:rsid w:val="18706B8B"/>
    <w:rsid w:val="1884FC1B"/>
    <w:rsid w:val="188C3E1F"/>
    <w:rsid w:val="1898EF15"/>
    <w:rsid w:val="18A8079C"/>
    <w:rsid w:val="18D72C0B"/>
    <w:rsid w:val="18F2CFA9"/>
    <w:rsid w:val="18F705CB"/>
    <w:rsid w:val="1908F01A"/>
    <w:rsid w:val="190BE04B"/>
    <w:rsid w:val="190E9C7A"/>
    <w:rsid w:val="1914DD00"/>
    <w:rsid w:val="191641BB"/>
    <w:rsid w:val="1937E7E2"/>
    <w:rsid w:val="19385411"/>
    <w:rsid w:val="1941872B"/>
    <w:rsid w:val="194A3A88"/>
    <w:rsid w:val="1959A355"/>
    <w:rsid w:val="19711D42"/>
    <w:rsid w:val="1996B9AF"/>
    <w:rsid w:val="19F4B586"/>
    <w:rsid w:val="19FBFD14"/>
    <w:rsid w:val="1A0DBEB6"/>
    <w:rsid w:val="1A43A1DD"/>
    <w:rsid w:val="1A5DAF5B"/>
    <w:rsid w:val="1A690DC8"/>
    <w:rsid w:val="1A6AFAB0"/>
    <w:rsid w:val="1A86656A"/>
    <w:rsid w:val="1AA6FDF5"/>
    <w:rsid w:val="1AC702DF"/>
    <w:rsid w:val="1ACA72E9"/>
    <w:rsid w:val="1B1F3089"/>
    <w:rsid w:val="1B767059"/>
    <w:rsid w:val="1B81B033"/>
    <w:rsid w:val="1BA1BF7E"/>
    <w:rsid w:val="1BAE3966"/>
    <w:rsid w:val="1BE56153"/>
    <w:rsid w:val="1C1770AB"/>
    <w:rsid w:val="1C3F4916"/>
    <w:rsid w:val="1C418467"/>
    <w:rsid w:val="1C4B0470"/>
    <w:rsid w:val="1C592239"/>
    <w:rsid w:val="1CCA761F"/>
    <w:rsid w:val="1CF91935"/>
    <w:rsid w:val="1D1956BF"/>
    <w:rsid w:val="1D208B60"/>
    <w:rsid w:val="1D2A1401"/>
    <w:rsid w:val="1D4DE992"/>
    <w:rsid w:val="1D50FFE7"/>
    <w:rsid w:val="1D55EA7F"/>
    <w:rsid w:val="1D76C133"/>
    <w:rsid w:val="1D848B2A"/>
    <w:rsid w:val="1D9C276D"/>
    <w:rsid w:val="1E0F4487"/>
    <w:rsid w:val="1E10A3CB"/>
    <w:rsid w:val="1E2ED6F9"/>
    <w:rsid w:val="1E440EDD"/>
    <w:rsid w:val="1E4E9329"/>
    <w:rsid w:val="1E60CB76"/>
    <w:rsid w:val="1ED39F92"/>
    <w:rsid w:val="1EDF5898"/>
    <w:rsid w:val="1F2FAC15"/>
    <w:rsid w:val="1F38A89F"/>
    <w:rsid w:val="1F3CE6B1"/>
    <w:rsid w:val="1F480546"/>
    <w:rsid w:val="1F69AC11"/>
    <w:rsid w:val="1FA52712"/>
    <w:rsid w:val="1FB97977"/>
    <w:rsid w:val="1FEEAF14"/>
    <w:rsid w:val="2009A2EC"/>
    <w:rsid w:val="200C8653"/>
    <w:rsid w:val="201938EF"/>
    <w:rsid w:val="202B637B"/>
    <w:rsid w:val="20382B2F"/>
    <w:rsid w:val="207C7A10"/>
    <w:rsid w:val="208FA562"/>
    <w:rsid w:val="20A2699C"/>
    <w:rsid w:val="20A2AE3A"/>
    <w:rsid w:val="20A62EC9"/>
    <w:rsid w:val="20A6DAE5"/>
    <w:rsid w:val="20C869D1"/>
    <w:rsid w:val="20C98217"/>
    <w:rsid w:val="20CC42D8"/>
    <w:rsid w:val="20CF9ECB"/>
    <w:rsid w:val="20FB3000"/>
    <w:rsid w:val="2101CC6C"/>
    <w:rsid w:val="21027E85"/>
    <w:rsid w:val="210650E9"/>
    <w:rsid w:val="211C7545"/>
    <w:rsid w:val="212BA470"/>
    <w:rsid w:val="21360EBA"/>
    <w:rsid w:val="216A80A6"/>
    <w:rsid w:val="21832B55"/>
    <w:rsid w:val="219BBA7E"/>
    <w:rsid w:val="21CDE7FC"/>
    <w:rsid w:val="21DB9A42"/>
    <w:rsid w:val="21EF9533"/>
    <w:rsid w:val="22059C06"/>
    <w:rsid w:val="220D79E3"/>
    <w:rsid w:val="221239C9"/>
    <w:rsid w:val="22160912"/>
    <w:rsid w:val="221E5F36"/>
    <w:rsid w:val="2265E148"/>
    <w:rsid w:val="2272AE7F"/>
    <w:rsid w:val="22A10806"/>
    <w:rsid w:val="22AE2556"/>
    <w:rsid w:val="22B8269F"/>
    <w:rsid w:val="22F527EB"/>
    <w:rsid w:val="230B363A"/>
    <w:rsid w:val="232FA7A8"/>
    <w:rsid w:val="2331064E"/>
    <w:rsid w:val="23330187"/>
    <w:rsid w:val="2354284F"/>
    <w:rsid w:val="23622321"/>
    <w:rsid w:val="2388E206"/>
    <w:rsid w:val="239E9445"/>
    <w:rsid w:val="23AC7E4E"/>
    <w:rsid w:val="23B0E976"/>
    <w:rsid w:val="23BF48A1"/>
    <w:rsid w:val="23E89069"/>
    <w:rsid w:val="23F96D2D"/>
    <w:rsid w:val="242474DD"/>
    <w:rsid w:val="243F0AC5"/>
    <w:rsid w:val="2481B4EF"/>
    <w:rsid w:val="24C6003A"/>
    <w:rsid w:val="24DACD07"/>
    <w:rsid w:val="24FABCBB"/>
    <w:rsid w:val="24FAD042"/>
    <w:rsid w:val="250D7554"/>
    <w:rsid w:val="2528706A"/>
    <w:rsid w:val="253BC411"/>
    <w:rsid w:val="2543B4E3"/>
    <w:rsid w:val="25789DE2"/>
    <w:rsid w:val="257A171E"/>
    <w:rsid w:val="25AA336B"/>
    <w:rsid w:val="25B08432"/>
    <w:rsid w:val="25D4E9C2"/>
    <w:rsid w:val="25D810E8"/>
    <w:rsid w:val="25DB05A3"/>
    <w:rsid w:val="25F7F9F4"/>
    <w:rsid w:val="26124443"/>
    <w:rsid w:val="268E7520"/>
    <w:rsid w:val="2695AFBB"/>
    <w:rsid w:val="26A7FF60"/>
    <w:rsid w:val="26CA7034"/>
    <w:rsid w:val="27234EAA"/>
    <w:rsid w:val="273F7E3F"/>
    <w:rsid w:val="2744116B"/>
    <w:rsid w:val="27448FA9"/>
    <w:rsid w:val="27955BD1"/>
    <w:rsid w:val="2798EB45"/>
    <w:rsid w:val="27AA20F5"/>
    <w:rsid w:val="27BEADE1"/>
    <w:rsid w:val="27CAAD4D"/>
    <w:rsid w:val="27EF0ADA"/>
    <w:rsid w:val="2808B256"/>
    <w:rsid w:val="28162C8D"/>
    <w:rsid w:val="2849E981"/>
    <w:rsid w:val="284F5D42"/>
    <w:rsid w:val="288B6848"/>
    <w:rsid w:val="2895EEAB"/>
    <w:rsid w:val="28C5A37F"/>
    <w:rsid w:val="28F13058"/>
    <w:rsid w:val="291C20F2"/>
    <w:rsid w:val="2931699D"/>
    <w:rsid w:val="294859F7"/>
    <w:rsid w:val="29590781"/>
    <w:rsid w:val="2978D9F2"/>
    <w:rsid w:val="297D6B79"/>
    <w:rsid w:val="299C1F39"/>
    <w:rsid w:val="29C4ACEB"/>
    <w:rsid w:val="29C9E94F"/>
    <w:rsid w:val="29CF30CE"/>
    <w:rsid w:val="2A1FC624"/>
    <w:rsid w:val="2A285D8B"/>
    <w:rsid w:val="2A2FF98A"/>
    <w:rsid w:val="2A41A9F2"/>
    <w:rsid w:val="2A51ABCF"/>
    <w:rsid w:val="2A5CBB78"/>
    <w:rsid w:val="2A61C7FA"/>
    <w:rsid w:val="2A69AAC1"/>
    <w:rsid w:val="2A8A1EA9"/>
    <w:rsid w:val="2A944A70"/>
    <w:rsid w:val="2AB6BC52"/>
    <w:rsid w:val="2AB94677"/>
    <w:rsid w:val="2ABCE0CC"/>
    <w:rsid w:val="2AC79C24"/>
    <w:rsid w:val="2AD9BFA4"/>
    <w:rsid w:val="2AE4C9CD"/>
    <w:rsid w:val="2AFDCF33"/>
    <w:rsid w:val="2B03B66A"/>
    <w:rsid w:val="2B4FBF8A"/>
    <w:rsid w:val="2B6B8ECE"/>
    <w:rsid w:val="2B760D4A"/>
    <w:rsid w:val="2B9DA2C9"/>
    <w:rsid w:val="2BA8C0B3"/>
    <w:rsid w:val="2BAA8972"/>
    <w:rsid w:val="2BB3645E"/>
    <w:rsid w:val="2BBB0384"/>
    <w:rsid w:val="2BCF15DF"/>
    <w:rsid w:val="2C42A2C2"/>
    <w:rsid w:val="2C4BCB60"/>
    <w:rsid w:val="2C60F96D"/>
    <w:rsid w:val="2C6BFE11"/>
    <w:rsid w:val="2C6ED2C7"/>
    <w:rsid w:val="2C930A9C"/>
    <w:rsid w:val="2C9653B2"/>
    <w:rsid w:val="2CC29F06"/>
    <w:rsid w:val="2CCEDCCF"/>
    <w:rsid w:val="2CD67974"/>
    <w:rsid w:val="2CF4A954"/>
    <w:rsid w:val="2D0196BD"/>
    <w:rsid w:val="2D0B4C5C"/>
    <w:rsid w:val="2D18A36B"/>
    <w:rsid w:val="2D2B525B"/>
    <w:rsid w:val="2D5D3810"/>
    <w:rsid w:val="2D78C946"/>
    <w:rsid w:val="2D85253B"/>
    <w:rsid w:val="2D92C2C8"/>
    <w:rsid w:val="2DA23134"/>
    <w:rsid w:val="2DAC0A0A"/>
    <w:rsid w:val="2DB33696"/>
    <w:rsid w:val="2DEEA571"/>
    <w:rsid w:val="2E1359BD"/>
    <w:rsid w:val="2E14A0B9"/>
    <w:rsid w:val="2E2AAAD1"/>
    <w:rsid w:val="2E5FD9BF"/>
    <w:rsid w:val="2E663BF0"/>
    <w:rsid w:val="2E6C5F44"/>
    <w:rsid w:val="2E8CD3E2"/>
    <w:rsid w:val="2E9A1815"/>
    <w:rsid w:val="2EC708A6"/>
    <w:rsid w:val="2F0854DB"/>
    <w:rsid w:val="2F0C3D2D"/>
    <w:rsid w:val="2F3ABD64"/>
    <w:rsid w:val="2F4161BA"/>
    <w:rsid w:val="2F661988"/>
    <w:rsid w:val="2F7B8841"/>
    <w:rsid w:val="2FD6B285"/>
    <w:rsid w:val="2FDB2550"/>
    <w:rsid w:val="2FDC739D"/>
    <w:rsid w:val="2FF471DD"/>
    <w:rsid w:val="30050CA2"/>
    <w:rsid w:val="301164D1"/>
    <w:rsid w:val="30133408"/>
    <w:rsid w:val="3022582B"/>
    <w:rsid w:val="304CB475"/>
    <w:rsid w:val="304DDC7C"/>
    <w:rsid w:val="305CACFF"/>
    <w:rsid w:val="3086E023"/>
    <w:rsid w:val="3088CF1B"/>
    <w:rsid w:val="30A2C4DD"/>
    <w:rsid w:val="30A37393"/>
    <w:rsid w:val="30A3DFD3"/>
    <w:rsid w:val="30DB2C3E"/>
    <w:rsid w:val="30F170B2"/>
    <w:rsid w:val="30FB2E7E"/>
    <w:rsid w:val="313585EC"/>
    <w:rsid w:val="314480DF"/>
    <w:rsid w:val="3152646F"/>
    <w:rsid w:val="316B8965"/>
    <w:rsid w:val="31771BD9"/>
    <w:rsid w:val="317F02BA"/>
    <w:rsid w:val="3185B33A"/>
    <w:rsid w:val="31B6E728"/>
    <w:rsid w:val="32110D4A"/>
    <w:rsid w:val="322BCA16"/>
    <w:rsid w:val="323AE299"/>
    <w:rsid w:val="32471BCA"/>
    <w:rsid w:val="325B6C0B"/>
    <w:rsid w:val="325BE843"/>
    <w:rsid w:val="32685D10"/>
    <w:rsid w:val="32818198"/>
    <w:rsid w:val="32ECD937"/>
    <w:rsid w:val="3306EE5D"/>
    <w:rsid w:val="33169240"/>
    <w:rsid w:val="331D7D31"/>
    <w:rsid w:val="332FC106"/>
    <w:rsid w:val="335B5E34"/>
    <w:rsid w:val="33799E5D"/>
    <w:rsid w:val="3395E2D6"/>
    <w:rsid w:val="33B8702F"/>
    <w:rsid w:val="33C6B623"/>
    <w:rsid w:val="33E3C398"/>
    <w:rsid w:val="33EA3F21"/>
    <w:rsid w:val="33F972BE"/>
    <w:rsid w:val="3407DD28"/>
    <w:rsid w:val="340AE337"/>
    <w:rsid w:val="342AF3DB"/>
    <w:rsid w:val="343AF65C"/>
    <w:rsid w:val="344EDB67"/>
    <w:rsid w:val="344FB4AD"/>
    <w:rsid w:val="34534126"/>
    <w:rsid w:val="34545FB7"/>
    <w:rsid w:val="346D7E3E"/>
    <w:rsid w:val="349B058F"/>
    <w:rsid w:val="34E27402"/>
    <w:rsid w:val="3515C80C"/>
    <w:rsid w:val="352C8DA9"/>
    <w:rsid w:val="355FB4BD"/>
    <w:rsid w:val="35611B57"/>
    <w:rsid w:val="35A89EEF"/>
    <w:rsid w:val="35D95533"/>
    <w:rsid w:val="35E2CBC2"/>
    <w:rsid w:val="35E810F2"/>
    <w:rsid w:val="3664D60A"/>
    <w:rsid w:val="367A074F"/>
    <w:rsid w:val="368AEC91"/>
    <w:rsid w:val="36C52EB0"/>
    <w:rsid w:val="371D5AD5"/>
    <w:rsid w:val="373931DF"/>
    <w:rsid w:val="379B5B30"/>
    <w:rsid w:val="37A56511"/>
    <w:rsid w:val="380DE636"/>
    <w:rsid w:val="381D24D4"/>
    <w:rsid w:val="3830A42E"/>
    <w:rsid w:val="384A3F39"/>
    <w:rsid w:val="386B5D5E"/>
    <w:rsid w:val="387AE086"/>
    <w:rsid w:val="38858B6A"/>
    <w:rsid w:val="38893C7F"/>
    <w:rsid w:val="38932957"/>
    <w:rsid w:val="3893CCDF"/>
    <w:rsid w:val="38986F27"/>
    <w:rsid w:val="38A25E2F"/>
    <w:rsid w:val="38BA2001"/>
    <w:rsid w:val="38D09B77"/>
    <w:rsid w:val="38E6A99A"/>
    <w:rsid w:val="38EE6038"/>
    <w:rsid w:val="38F20BA8"/>
    <w:rsid w:val="3919385C"/>
    <w:rsid w:val="391AC3D3"/>
    <w:rsid w:val="392A2204"/>
    <w:rsid w:val="3984BAEC"/>
    <w:rsid w:val="39926D65"/>
    <w:rsid w:val="39A3487D"/>
    <w:rsid w:val="39AAF763"/>
    <w:rsid w:val="39D9EFDC"/>
    <w:rsid w:val="39FC4334"/>
    <w:rsid w:val="3A19D56D"/>
    <w:rsid w:val="3A64D7D0"/>
    <w:rsid w:val="3A78374E"/>
    <w:rsid w:val="3A7BD9E4"/>
    <w:rsid w:val="3A8C1F8B"/>
    <w:rsid w:val="3ABAECD0"/>
    <w:rsid w:val="3AE5D8A0"/>
    <w:rsid w:val="3AF5942A"/>
    <w:rsid w:val="3B10210F"/>
    <w:rsid w:val="3B138909"/>
    <w:rsid w:val="3B3163D4"/>
    <w:rsid w:val="3B594386"/>
    <w:rsid w:val="3B8B237F"/>
    <w:rsid w:val="3B8EE9E7"/>
    <w:rsid w:val="3BC98C56"/>
    <w:rsid w:val="3BD28BE5"/>
    <w:rsid w:val="3C0F8512"/>
    <w:rsid w:val="3C120481"/>
    <w:rsid w:val="3C2BD352"/>
    <w:rsid w:val="3C331FC5"/>
    <w:rsid w:val="3C4EA521"/>
    <w:rsid w:val="3C524C57"/>
    <w:rsid w:val="3C58B687"/>
    <w:rsid w:val="3C5D1CC6"/>
    <w:rsid w:val="3C66E44E"/>
    <w:rsid w:val="3C7BEE6D"/>
    <w:rsid w:val="3C860CF0"/>
    <w:rsid w:val="3C877F24"/>
    <w:rsid w:val="3C89CE23"/>
    <w:rsid w:val="3C9C0F5A"/>
    <w:rsid w:val="3C9C82F5"/>
    <w:rsid w:val="3CA06B9D"/>
    <w:rsid w:val="3CB2682C"/>
    <w:rsid w:val="3CBDDB05"/>
    <w:rsid w:val="3CDA845A"/>
    <w:rsid w:val="3D08B28F"/>
    <w:rsid w:val="3D097B53"/>
    <w:rsid w:val="3D169CF1"/>
    <w:rsid w:val="3D2F5B10"/>
    <w:rsid w:val="3D784E4C"/>
    <w:rsid w:val="3D8374FB"/>
    <w:rsid w:val="3DD74C92"/>
    <w:rsid w:val="3DE6EFF7"/>
    <w:rsid w:val="3DFDB565"/>
    <w:rsid w:val="3E4FBEBF"/>
    <w:rsid w:val="3E66F5E9"/>
    <w:rsid w:val="3E722B98"/>
    <w:rsid w:val="3E84E029"/>
    <w:rsid w:val="3E940E75"/>
    <w:rsid w:val="3EA83C57"/>
    <w:rsid w:val="3ED71514"/>
    <w:rsid w:val="3EE76A25"/>
    <w:rsid w:val="3EF2C757"/>
    <w:rsid w:val="3EF654FE"/>
    <w:rsid w:val="3F0B2462"/>
    <w:rsid w:val="3F15B414"/>
    <w:rsid w:val="3F19A692"/>
    <w:rsid w:val="3F2EDD02"/>
    <w:rsid w:val="3F41A8FB"/>
    <w:rsid w:val="3F462A0A"/>
    <w:rsid w:val="3F4AD9F5"/>
    <w:rsid w:val="3F629426"/>
    <w:rsid w:val="3F6625E0"/>
    <w:rsid w:val="3F80F623"/>
    <w:rsid w:val="3F8B5F54"/>
    <w:rsid w:val="3F9377A8"/>
    <w:rsid w:val="3F9D69FC"/>
    <w:rsid w:val="3FA090B7"/>
    <w:rsid w:val="3FA31F15"/>
    <w:rsid w:val="3FDE2B89"/>
    <w:rsid w:val="3FE53E1F"/>
    <w:rsid w:val="3FF4D1C3"/>
    <w:rsid w:val="401A35AE"/>
    <w:rsid w:val="4024B8B9"/>
    <w:rsid w:val="4036500A"/>
    <w:rsid w:val="4043427C"/>
    <w:rsid w:val="40693A9F"/>
    <w:rsid w:val="407E94F2"/>
    <w:rsid w:val="40A741AB"/>
    <w:rsid w:val="40C1153B"/>
    <w:rsid w:val="40C17CBB"/>
    <w:rsid w:val="40D8E7C4"/>
    <w:rsid w:val="40E2962B"/>
    <w:rsid w:val="410C7C31"/>
    <w:rsid w:val="410D9BD1"/>
    <w:rsid w:val="411345AF"/>
    <w:rsid w:val="413AA2B1"/>
    <w:rsid w:val="413D0672"/>
    <w:rsid w:val="415256D2"/>
    <w:rsid w:val="415563BC"/>
    <w:rsid w:val="4177FA2C"/>
    <w:rsid w:val="41914416"/>
    <w:rsid w:val="41B8C6E0"/>
    <w:rsid w:val="41D4C159"/>
    <w:rsid w:val="41F992DF"/>
    <w:rsid w:val="4204A8E6"/>
    <w:rsid w:val="420EBF43"/>
    <w:rsid w:val="422B4A53"/>
    <w:rsid w:val="424C6D79"/>
    <w:rsid w:val="4261CED9"/>
    <w:rsid w:val="427488D1"/>
    <w:rsid w:val="429B8BA9"/>
    <w:rsid w:val="431247AE"/>
    <w:rsid w:val="431C35F0"/>
    <w:rsid w:val="431F6765"/>
    <w:rsid w:val="4328D133"/>
    <w:rsid w:val="434DF40A"/>
    <w:rsid w:val="4354D4A7"/>
    <w:rsid w:val="4360226C"/>
    <w:rsid w:val="4377D926"/>
    <w:rsid w:val="43835996"/>
    <w:rsid w:val="43ED9161"/>
    <w:rsid w:val="4400BB10"/>
    <w:rsid w:val="44015403"/>
    <w:rsid w:val="440BDA79"/>
    <w:rsid w:val="441AF318"/>
    <w:rsid w:val="442DE343"/>
    <w:rsid w:val="44448D86"/>
    <w:rsid w:val="44618ACE"/>
    <w:rsid w:val="44C9D490"/>
    <w:rsid w:val="44CBB4F8"/>
    <w:rsid w:val="44D0E26D"/>
    <w:rsid w:val="44DCA6AE"/>
    <w:rsid w:val="44E00797"/>
    <w:rsid w:val="44E2F47C"/>
    <w:rsid w:val="44E419DB"/>
    <w:rsid w:val="44EAF8E9"/>
    <w:rsid w:val="44F8D87C"/>
    <w:rsid w:val="454BD757"/>
    <w:rsid w:val="455A311C"/>
    <w:rsid w:val="4561FEDF"/>
    <w:rsid w:val="45A667B0"/>
    <w:rsid w:val="45A8A1E5"/>
    <w:rsid w:val="45B8314C"/>
    <w:rsid w:val="45C15349"/>
    <w:rsid w:val="45CF6ABD"/>
    <w:rsid w:val="4613FEAA"/>
    <w:rsid w:val="463F4A11"/>
    <w:rsid w:val="46490575"/>
    <w:rsid w:val="4651EA55"/>
    <w:rsid w:val="465D592C"/>
    <w:rsid w:val="466E652B"/>
    <w:rsid w:val="467C8A31"/>
    <w:rsid w:val="467EAC2A"/>
    <w:rsid w:val="46A0FA52"/>
    <w:rsid w:val="46BB9C47"/>
    <w:rsid w:val="46C3F218"/>
    <w:rsid w:val="46F05FE3"/>
    <w:rsid w:val="4710CF0E"/>
    <w:rsid w:val="473CB485"/>
    <w:rsid w:val="473EBE33"/>
    <w:rsid w:val="47943D45"/>
    <w:rsid w:val="4796ED82"/>
    <w:rsid w:val="47B71D80"/>
    <w:rsid w:val="47D9570D"/>
    <w:rsid w:val="47FA763F"/>
    <w:rsid w:val="4822BB90"/>
    <w:rsid w:val="4834CBF6"/>
    <w:rsid w:val="48690846"/>
    <w:rsid w:val="486BD8E9"/>
    <w:rsid w:val="487215C3"/>
    <w:rsid w:val="48CF52B0"/>
    <w:rsid w:val="48D8AF1F"/>
    <w:rsid w:val="48E17F1B"/>
    <w:rsid w:val="49000E1E"/>
    <w:rsid w:val="491E3654"/>
    <w:rsid w:val="494D812D"/>
    <w:rsid w:val="494E8880"/>
    <w:rsid w:val="495FF029"/>
    <w:rsid w:val="496151A5"/>
    <w:rsid w:val="49A41ABF"/>
    <w:rsid w:val="49B5BADB"/>
    <w:rsid w:val="49BC72A4"/>
    <w:rsid w:val="49F31A61"/>
    <w:rsid w:val="4A006BCE"/>
    <w:rsid w:val="4A06A43A"/>
    <w:rsid w:val="4A24B915"/>
    <w:rsid w:val="4A36C2DF"/>
    <w:rsid w:val="4A459AA5"/>
    <w:rsid w:val="4A5A9F29"/>
    <w:rsid w:val="4A80EA81"/>
    <w:rsid w:val="4A858C56"/>
    <w:rsid w:val="4A9821E9"/>
    <w:rsid w:val="4AA63073"/>
    <w:rsid w:val="4AA7C326"/>
    <w:rsid w:val="4AE5FD83"/>
    <w:rsid w:val="4AEA4EF2"/>
    <w:rsid w:val="4AF0E30E"/>
    <w:rsid w:val="4AF2B12F"/>
    <w:rsid w:val="4AF97ECD"/>
    <w:rsid w:val="4B17C76C"/>
    <w:rsid w:val="4B408F57"/>
    <w:rsid w:val="4B589E04"/>
    <w:rsid w:val="4B768B8C"/>
    <w:rsid w:val="4B807FCF"/>
    <w:rsid w:val="4BB99FD3"/>
    <w:rsid w:val="4BD48921"/>
    <w:rsid w:val="4BF96F0B"/>
    <w:rsid w:val="4C14A6DA"/>
    <w:rsid w:val="4C31EB66"/>
    <w:rsid w:val="4C3C7B04"/>
    <w:rsid w:val="4C3EEC28"/>
    <w:rsid w:val="4C49D103"/>
    <w:rsid w:val="4C543A61"/>
    <w:rsid w:val="4CAFE99C"/>
    <w:rsid w:val="4CCE9AD6"/>
    <w:rsid w:val="4D123A0F"/>
    <w:rsid w:val="4D193880"/>
    <w:rsid w:val="4D1CD3F1"/>
    <w:rsid w:val="4D378E14"/>
    <w:rsid w:val="4D493227"/>
    <w:rsid w:val="4D4F76F0"/>
    <w:rsid w:val="4D908672"/>
    <w:rsid w:val="4D9E0D45"/>
    <w:rsid w:val="4DB97E93"/>
    <w:rsid w:val="4DD19BD4"/>
    <w:rsid w:val="4DD990CA"/>
    <w:rsid w:val="4DE23651"/>
    <w:rsid w:val="4DE5F78A"/>
    <w:rsid w:val="4DE6BC78"/>
    <w:rsid w:val="4DEA9962"/>
    <w:rsid w:val="4DF703CC"/>
    <w:rsid w:val="4E003BAD"/>
    <w:rsid w:val="4E414F18"/>
    <w:rsid w:val="4E65CBF0"/>
    <w:rsid w:val="4E943198"/>
    <w:rsid w:val="4EB2905D"/>
    <w:rsid w:val="4ECC3981"/>
    <w:rsid w:val="4EDBBC4B"/>
    <w:rsid w:val="4EE81579"/>
    <w:rsid w:val="4EE91FBF"/>
    <w:rsid w:val="4F0E27BB"/>
    <w:rsid w:val="4F0E96F4"/>
    <w:rsid w:val="4F19A5C2"/>
    <w:rsid w:val="4F2D41EB"/>
    <w:rsid w:val="4F3F79B0"/>
    <w:rsid w:val="4F4B28FE"/>
    <w:rsid w:val="4F5DB96D"/>
    <w:rsid w:val="4F6159C4"/>
    <w:rsid w:val="4F872AB7"/>
    <w:rsid w:val="4F89208F"/>
    <w:rsid w:val="4FE00AD9"/>
    <w:rsid w:val="500D3A23"/>
    <w:rsid w:val="505BE3A6"/>
    <w:rsid w:val="5068B71B"/>
    <w:rsid w:val="50A6AA24"/>
    <w:rsid w:val="50CB5FF5"/>
    <w:rsid w:val="50DA849F"/>
    <w:rsid w:val="50DC5469"/>
    <w:rsid w:val="50F15B65"/>
    <w:rsid w:val="5107197F"/>
    <w:rsid w:val="510940EB"/>
    <w:rsid w:val="510CEEF6"/>
    <w:rsid w:val="510EEB24"/>
    <w:rsid w:val="512FE998"/>
    <w:rsid w:val="516676FD"/>
    <w:rsid w:val="51770776"/>
    <w:rsid w:val="519F5E4F"/>
    <w:rsid w:val="51B13F6A"/>
    <w:rsid w:val="51B2D04E"/>
    <w:rsid w:val="51C49EB3"/>
    <w:rsid w:val="51E0A811"/>
    <w:rsid w:val="52177518"/>
    <w:rsid w:val="52402609"/>
    <w:rsid w:val="5246AFDD"/>
    <w:rsid w:val="524D78E2"/>
    <w:rsid w:val="524FE51D"/>
    <w:rsid w:val="52604AFD"/>
    <w:rsid w:val="5274F4CF"/>
    <w:rsid w:val="527B9F33"/>
    <w:rsid w:val="52844AC9"/>
    <w:rsid w:val="528745CF"/>
    <w:rsid w:val="529C7D76"/>
    <w:rsid w:val="52A6233C"/>
    <w:rsid w:val="52ACCC6E"/>
    <w:rsid w:val="52E444B2"/>
    <w:rsid w:val="52E9C979"/>
    <w:rsid w:val="5303B919"/>
    <w:rsid w:val="531D9B8D"/>
    <w:rsid w:val="5329355F"/>
    <w:rsid w:val="532C49E9"/>
    <w:rsid w:val="53329797"/>
    <w:rsid w:val="53339886"/>
    <w:rsid w:val="533F67B8"/>
    <w:rsid w:val="535D0004"/>
    <w:rsid w:val="537324A2"/>
    <w:rsid w:val="538B1493"/>
    <w:rsid w:val="53C20398"/>
    <w:rsid w:val="53DF07C1"/>
    <w:rsid w:val="53E57DFE"/>
    <w:rsid w:val="54086B96"/>
    <w:rsid w:val="541707A2"/>
    <w:rsid w:val="547A8D87"/>
    <w:rsid w:val="547C4075"/>
    <w:rsid w:val="5486C04B"/>
    <w:rsid w:val="54884732"/>
    <w:rsid w:val="548913F8"/>
    <w:rsid w:val="5495E522"/>
    <w:rsid w:val="54C769E5"/>
    <w:rsid w:val="54E85079"/>
    <w:rsid w:val="54EC779D"/>
    <w:rsid w:val="54F29EAF"/>
    <w:rsid w:val="550B1859"/>
    <w:rsid w:val="552D020F"/>
    <w:rsid w:val="552D3470"/>
    <w:rsid w:val="552E42C9"/>
    <w:rsid w:val="55302EA3"/>
    <w:rsid w:val="5535AE43"/>
    <w:rsid w:val="557A8912"/>
    <w:rsid w:val="558FAA9D"/>
    <w:rsid w:val="559230D1"/>
    <w:rsid w:val="5598BE4F"/>
    <w:rsid w:val="55A4317E"/>
    <w:rsid w:val="55ABF81F"/>
    <w:rsid w:val="55B9CD72"/>
    <w:rsid w:val="55CD87ED"/>
    <w:rsid w:val="55DC4362"/>
    <w:rsid w:val="55F512C8"/>
    <w:rsid w:val="56579A38"/>
    <w:rsid w:val="5668BBB4"/>
    <w:rsid w:val="5674DC5D"/>
    <w:rsid w:val="56DB5247"/>
    <w:rsid w:val="56E2140E"/>
    <w:rsid w:val="56EA33F6"/>
    <w:rsid w:val="570C4BD1"/>
    <w:rsid w:val="5712A175"/>
    <w:rsid w:val="571F6E4A"/>
    <w:rsid w:val="57404D8E"/>
    <w:rsid w:val="5745A731"/>
    <w:rsid w:val="5753EC79"/>
    <w:rsid w:val="57876ABA"/>
    <w:rsid w:val="579FB80D"/>
    <w:rsid w:val="57E25D89"/>
    <w:rsid w:val="57E5E681"/>
    <w:rsid w:val="581288B9"/>
    <w:rsid w:val="581E4C78"/>
    <w:rsid w:val="58215490"/>
    <w:rsid w:val="582F9B89"/>
    <w:rsid w:val="58801D7C"/>
    <w:rsid w:val="5880CED6"/>
    <w:rsid w:val="58968BA5"/>
    <w:rsid w:val="589A5D85"/>
    <w:rsid w:val="58A610BF"/>
    <w:rsid w:val="58B19D05"/>
    <w:rsid w:val="58C86D25"/>
    <w:rsid w:val="58EE5AC6"/>
    <w:rsid w:val="58F780FB"/>
    <w:rsid w:val="590F9F76"/>
    <w:rsid w:val="5911C511"/>
    <w:rsid w:val="592F8E18"/>
    <w:rsid w:val="593D78AF"/>
    <w:rsid w:val="59464783"/>
    <w:rsid w:val="5954EC5D"/>
    <w:rsid w:val="595FF698"/>
    <w:rsid w:val="59638F2D"/>
    <w:rsid w:val="59676E72"/>
    <w:rsid w:val="5983F2D3"/>
    <w:rsid w:val="59A60885"/>
    <w:rsid w:val="59D51038"/>
    <w:rsid w:val="59DF3094"/>
    <w:rsid w:val="59FBCFC7"/>
    <w:rsid w:val="5A007520"/>
    <w:rsid w:val="5A25C45F"/>
    <w:rsid w:val="5A6F9EB5"/>
    <w:rsid w:val="5AC9605B"/>
    <w:rsid w:val="5B0EE579"/>
    <w:rsid w:val="5B215FB5"/>
    <w:rsid w:val="5B6E4AAB"/>
    <w:rsid w:val="5BA3C898"/>
    <w:rsid w:val="5BA55F76"/>
    <w:rsid w:val="5BB09315"/>
    <w:rsid w:val="5BB73EE4"/>
    <w:rsid w:val="5BD77B0F"/>
    <w:rsid w:val="5BEB17E3"/>
    <w:rsid w:val="5C76D752"/>
    <w:rsid w:val="5C8192BD"/>
    <w:rsid w:val="5CA452B4"/>
    <w:rsid w:val="5CE637E7"/>
    <w:rsid w:val="5D0040F2"/>
    <w:rsid w:val="5D0817C6"/>
    <w:rsid w:val="5D1780F4"/>
    <w:rsid w:val="5D26569B"/>
    <w:rsid w:val="5D2C54FB"/>
    <w:rsid w:val="5D3602DA"/>
    <w:rsid w:val="5D369848"/>
    <w:rsid w:val="5D396BE4"/>
    <w:rsid w:val="5D4D13C7"/>
    <w:rsid w:val="5D521AB3"/>
    <w:rsid w:val="5D80118E"/>
    <w:rsid w:val="5D963A5C"/>
    <w:rsid w:val="5D9E566E"/>
    <w:rsid w:val="5DC2C89A"/>
    <w:rsid w:val="5DC91BFD"/>
    <w:rsid w:val="5DD1A308"/>
    <w:rsid w:val="5DF688F8"/>
    <w:rsid w:val="5DF79C82"/>
    <w:rsid w:val="5DF8F1C4"/>
    <w:rsid w:val="5E0DDAF0"/>
    <w:rsid w:val="5E0F0916"/>
    <w:rsid w:val="5E290397"/>
    <w:rsid w:val="5E4C8234"/>
    <w:rsid w:val="5E5A3012"/>
    <w:rsid w:val="5E5B6923"/>
    <w:rsid w:val="5E64520F"/>
    <w:rsid w:val="5E79E668"/>
    <w:rsid w:val="5E7D80EA"/>
    <w:rsid w:val="5E8CA7CC"/>
    <w:rsid w:val="5E94B1B3"/>
    <w:rsid w:val="5EA96F76"/>
    <w:rsid w:val="5EB611C4"/>
    <w:rsid w:val="5EC92106"/>
    <w:rsid w:val="5F1235D9"/>
    <w:rsid w:val="5F18BD43"/>
    <w:rsid w:val="5F22C981"/>
    <w:rsid w:val="5F241A43"/>
    <w:rsid w:val="5F2CB18D"/>
    <w:rsid w:val="5F3A58EE"/>
    <w:rsid w:val="5F3DEB5C"/>
    <w:rsid w:val="5F5658D0"/>
    <w:rsid w:val="5F62EB6E"/>
    <w:rsid w:val="5F638E69"/>
    <w:rsid w:val="5F7383EA"/>
    <w:rsid w:val="5FA13164"/>
    <w:rsid w:val="5FC49747"/>
    <w:rsid w:val="5FCA2FBD"/>
    <w:rsid w:val="5FEF07C4"/>
    <w:rsid w:val="600958DF"/>
    <w:rsid w:val="600C1A91"/>
    <w:rsid w:val="604EEF5F"/>
    <w:rsid w:val="605A8F2B"/>
    <w:rsid w:val="6065CD77"/>
    <w:rsid w:val="60918513"/>
    <w:rsid w:val="60C9E57F"/>
    <w:rsid w:val="60CE7251"/>
    <w:rsid w:val="60CFF9C0"/>
    <w:rsid w:val="60F4000F"/>
    <w:rsid w:val="60F5EF3F"/>
    <w:rsid w:val="61384F06"/>
    <w:rsid w:val="6153AED4"/>
    <w:rsid w:val="617FB992"/>
    <w:rsid w:val="61853895"/>
    <w:rsid w:val="61BD0D9C"/>
    <w:rsid w:val="61BFF5F8"/>
    <w:rsid w:val="61F93816"/>
    <w:rsid w:val="62023775"/>
    <w:rsid w:val="62214710"/>
    <w:rsid w:val="622D3DEE"/>
    <w:rsid w:val="62308DE7"/>
    <w:rsid w:val="6232A38F"/>
    <w:rsid w:val="6256B6EC"/>
    <w:rsid w:val="628464C6"/>
    <w:rsid w:val="62D07E02"/>
    <w:rsid w:val="63172637"/>
    <w:rsid w:val="6322EF68"/>
    <w:rsid w:val="6333B785"/>
    <w:rsid w:val="633F0738"/>
    <w:rsid w:val="63460259"/>
    <w:rsid w:val="634E0646"/>
    <w:rsid w:val="63615A13"/>
    <w:rsid w:val="6363D643"/>
    <w:rsid w:val="637B8695"/>
    <w:rsid w:val="638FC860"/>
    <w:rsid w:val="63A95C59"/>
    <w:rsid w:val="63A9813E"/>
    <w:rsid w:val="63AAEEB2"/>
    <w:rsid w:val="63AEDCA8"/>
    <w:rsid w:val="63AFDDEB"/>
    <w:rsid w:val="63B50EE1"/>
    <w:rsid w:val="63C628F8"/>
    <w:rsid w:val="63D21015"/>
    <w:rsid w:val="63DB8582"/>
    <w:rsid w:val="63EE081E"/>
    <w:rsid w:val="63EFCC12"/>
    <w:rsid w:val="642077EE"/>
    <w:rsid w:val="6427B499"/>
    <w:rsid w:val="644240D4"/>
    <w:rsid w:val="644BCA77"/>
    <w:rsid w:val="645544E8"/>
    <w:rsid w:val="647ADE9C"/>
    <w:rsid w:val="6480F6F3"/>
    <w:rsid w:val="6490AFDC"/>
    <w:rsid w:val="64C9F4D8"/>
    <w:rsid w:val="64E6BA17"/>
    <w:rsid w:val="64EE5809"/>
    <w:rsid w:val="65002DF4"/>
    <w:rsid w:val="65099311"/>
    <w:rsid w:val="65669C93"/>
    <w:rsid w:val="6589D184"/>
    <w:rsid w:val="658CFDD1"/>
    <w:rsid w:val="6595020A"/>
    <w:rsid w:val="65AB9726"/>
    <w:rsid w:val="65AFA956"/>
    <w:rsid w:val="65B17C71"/>
    <w:rsid w:val="65BE4330"/>
    <w:rsid w:val="65C5AC01"/>
    <w:rsid w:val="65DFEE05"/>
    <w:rsid w:val="65EF9856"/>
    <w:rsid w:val="65FCE956"/>
    <w:rsid w:val="66039F81"/>
    <w:rsid w:val="6615FDA3"/>
    <w:rsid w:val="6623170D"/>
    <w:rsid w:val="662F061F"/>
    <w:rsid w:val="6632F4F5"/>
    <w:rsid w:val="66334817"/>
    <w:rsid w:val="663FF3C7"/>
    <w:rsid w:val="6654D6FF"/>
    <w:rsid w:val="6659BEBA"/>
    <w:rsid w:val="6673C011"/>
    <w:rsid w:val="6675A92A"/>
    <w:rsid w:val="6679E2F9"/>
    <w:rsid w:val="669E1EFB"/>
    <w:rsid w:val="66AA5B1D"/>
    <w:rsid w:val="66C4E261"/>
    <w:rsid w:val="66EEB0CC"/>
    <w:rsid w:val="6713F1DC"/>
    <w:rsid w:val="67146454"/>
    <w:rsid w:val="672B79BC"/>
    <w:rsid w:val="6732E4B3"/>
    <w:rsid w:val="67356489"/>
    <w:rsid w:val="6749768C"/>
    <w:rsid w:val="67528992"/>
    <w:rsid w:val="675728C4"/>
    <w:rsid w:val="675D1DF5"/>
    <w:rsid w:val="675E04A0"/>
    <w:rsid w:val="67661A47"/>
    <w:rsid w:val="677A2FDA"/>
    <w:rsid w:val="6781B90F"/>
    <w:rsid w:val="67C7B850"/>
    <w:rsid w:val="67D2AE1B"/>
    <w:rsid w:val="67DE2084"/>
    <w:rsid w:val="67DF0D78"/>
    <w:rsid w:val="67E791E0"/>
    <w:rsid w:val="680D5E25"/>
    <w:rsid w:val="68443EA4"/>
    <w:rsid w:val="68521C8A"/>
    <w:rsid w:val="6864F217"/>
    <w:rsid w:val="687CDF1E"/>
    <w:rsid w:val="6882ACDE"/>
    <w:rsid w:val="68B3B2BA"/>
    <w:rsid w:val="68BDAB40"/>
    <w:rsid w:val="68CF3B6F"/>
    <w:rsid w:val="6901AEA8"/>
    <w:rsid w:val="6903FEA9"/>
    <w:rsid w:val="690A67BE"/>
    <w:rsid w:val="691FF01E"/>
    <w:rsid w:val="693FB2CD"/>
    <w:rsid w:val="6963E676"/>
    <w:rsid w:val="69693B91"/>
    <w:rsid w:val="6998C405"/>
    <w:rsid w:val="69BB5124"/>
    <w:rsid w:val="69BC867F"/>
    <w:rsid w:val="69F9C879"/>
    <w:rsid w:val="6A057AC8"/>
    <w:rsid w:val="6A0FF705"/>
    <w:rsid w:val="6A556324"/>
    <w:rsid w:val="6A598C7B"/>
    <w:rsid w:val="6A7D77E3"/>
    <w:rsid w:val="6A9D9D5E"/>
    <w:rsid w:val="6A9ED8DE"/>
    <w:rsid w:val="6ADD5ECB"/>
    <w:rsid w:val="6AE4B676"/>
    <w:rsid w:val="6B1107C7"/>
    <w:rsid w:val="6B2C8D2E"/>
    <w:rsid w:val="6B33881B"/>
    <w:rsid w:val="6B4676EF"/>
    <w:rsid w:val="6B4A0028"/>
    <w:rsid w:val="6B5189C2"/>
    <w:rsid w:val="6B549AF6"/>
    <w:rsid w:val="6B7022DE"/>
    <w:rsid w:val="6BA0BE38"/>
    <w:rsid w:val="6BAC9488"/>
    <w:rsid w:val="6BBF87A5"/>
    <w:rsid w:val="6BDC9ECD"/>
    <w:rsid w:val="6BFBA419"/>
    <w:rsid w:val="6C11A97E"/>
    <w:rsid w:val="6C20CC8E"/>
    <w:rsid w:val="6C36E1FB"/>
    <w:rsid w:val="6C3C07EA"/>
    <w:rsid w:val="6C53BA6C"/>
    <w:rsid w:val="6C6881F7"/>
    <w:rsid w:val="6C6FD12A"/>
    <w:rsid w:val="6C7C6F45"/>
    <w:rsid w:val="6C8F24F6"/>
    <w:rsid w:val="6C94EE4A"/>
    <w:rsid w:val="6C9E525B"/>
    <w:rsid w:val="6CCDC25A"/>
    <w:rsid w:val="6CD3AA00"/>
    <w:rsid w:val="6CEE5583"/>
    <w:rsid w:val="6CF253F1"/>
    <w:rsid w:val="6CF5B6AC"/>
    <w:rsid w:val="6D012844"/>
    <w:rsid w:val="6D2D2DBE"/>
    <w:rsid w:val="6D42715D"/>
    <w:rsid w:val="6D42D224"/>
    <w:rsid w:val="6D44D2D7"/>
    <w:rsid w:val="6D571C4B"/>
    <w:rsid w:val="6D73651A"/>
    <w:rsid w:val="6D7456AC"/>
    <w:rsid w:val="6D7B9968"/>
    <w:rsid w:val="6D954361"/>
    <w:rsid w:val="6DC45311"/>
    <w:rsid w:val="6DC8B02F"/>
    <w:rsid w:val="6DF050ED"/>
    <w:rsid w:val="6E411BA6"/>
    <w:rsid w:val="6E5EA7D6"/>
    <w:rsid w:val="6E8390BA"/>
    <w:rsid w:val="6E8D15CC"/>
    <w:rsid w:val="6E932C17"/>
    <w:rsid w:val="6EA0BB52"/>
    <w:rsid w:val="6EB52B10"/>
    <w:rsid w:val="6EB96A47"/>
    <w:rsid w:val="6EBA6C65"/>
    <w:rsid w:val="6ED8294E"/>
    <w:rsid w:val="6EE6F5BB"/>
    <w:rsid w:val="6EF6189D"/>
    <w:rsid w:val="6F00AEFC"/>
    <w:rsid w:val="6F317A1A"/>
    <w:rsid w:val="6F3DDE6A"/>
    <w:rsid w:val="6F4153EC"/>
    <w:rsid w:val="6F4CC892"/>
    <w:rsid w:val="6F4E2FD3"/>
    <w:rsid w:val="6F7F94C8"/>
    <w:rsid w:val="6F824A3E"/>
    <w:rsid w:val="6F929A44"/>
    <w:rsid w:val="6F942892"/>
    <w:rsid w:val="6F9D86AF"/>
    <w:rsid w:val="6FAF77D3"/>
    <w:rsid w:val="6FDA84C1"/>
    <w:rsid w:val="7009F40F"/>
    <w:rsid w:val="703DB382"/>
    <w:rsid w:val="704289CB"/>
    <w:rsid w:val="7056DD79"/>
    <w:rsid w:val="70660B11"/>
    <w:rsid w:val="709F3F94"/>
    <w:rsid w:val="70B3DCF4"/>
    <w:rsid w:val="70C239C6"/>
    <w:rsid w:val="70D83F71"/>
    <w:rsid w:val="70DF12E0"/>
    <w:rsid w:val="70E3DEE2"/>
    <w:rsid w:val="7115A83F"/>
    <w:rsid w:val="712A491C"/>
    <w:rsid w:val="716B3731"/>
    <w:rsid w:val="717F228F"/>
    <w:rsid w:val="71A09D0F"/>
    <w:rsid w:val="71A55265"/>
    <w:rsid w:val="71C31AB6"/>
    <w:rsid w:val="723BE9CF"/>
    <w:rsid w:val="724848D4"/>
    <w:rsid w:val="727F0142"/>
    <w:rsid w:val="7284E379"/>
    <w:rsid w:val="728DE89E"/>
    <w:rsid w:val="729D4E3D"/>
    <w:rsid w:val="72BB7B97"/>
    <w:rsid w:val="72C518FD"/>
    <w:rsid w:val="72DAB791"/>
    <w:rsid w:val="72E375B9"/>
    <w:rsid w:val="72ECB492"/>
    <w:rsid w:val="72F8C261"/>
    <w:rsid w:val="732A4236"/>
    <w:rsid w:val="7350AAD9"/>
    <w:rsid w:val="735BF54E"/>
    <w:rsid w:val="73A85E37"/>
    <w:rsid w:val="73EB346A"/>
    <w:rsid w:val="73F9B268"/>
    <w:rsid w:val="74089090"/>
    <w:rsid w:val="743227D8"/>
    <w:rsid w:val="74554782"/>
    <w:rsid w:val="74595046"/>
    <w:rsid w:val="74964787"/>
    <w:rsid w:val="749879C0"/>
    <w:rsid w:val="74B99CEC"/>
    <w:rsid w:val="74BB1307"/>
    <w:rsid w:val="74D8E500"/>
    <w:rsid w:val="74DAAA2B"/>
    <w:rsid w:val="7515001C"/>
    <w:rsid w:val="7550F0E8"/>
    <w:rsid w:val="7561026B"/>
    <w:rsid w:val="75AA51EE"/>
    <w:rsid w:val="75B3CA4E"/>
    <w:rsid w:val="75B99291"/>
    <w:rsid w:val="75BC6BED"/>
    <w:rsid w:val="75C1CBEF"/>
    <w:rsid w:val="75D9EBD0"/>
    <w:rsid w:val="76015CE1"/>
    <w:rsid w:val="7605507B"/>
    <w:rsid w:val="76090BF1"/>
    <w:rsid w:val="760C0AF4"/>
    <w:rsid w:val="76112554"/>
    <w:rsid w:val="76244842"/>
    <w:rsid w:val="76387D54"/>
    <w:rsid w:val="765CA337"/>
    <w:rsid w:val="76708EBB"/>
    <w:rsid w:val="76772CDC"/>
    <w:rsid w:val="76D17019"/>
    <w:rsid w:val="76D3A6E8"/>
    <w:rsid w:val="76F1E7E8"/>
    <w:rsid w:val="76FF4112"/>
    <w:rsid w:val="775E5171"/>
    <w:rsid w:val="778B3971"/>
    <w:rsid w:val="77A7E1A5"/>
    <w:rsid w:val="77B51206"/>
    <w:rsid w:val="7824E32C"/>
    <w:rsid w:val="785A16ED"/>
    <w:rsid w:val="788EC215"/>
    <w:rsid w:val="78B016AE"/>
    <w:rsid w:val="78DACEAF"/>
    <w:rsid w:val="78F93B29"/>
    <w:rsid w:val="78FA06B4"/>
    <w:rsid w:val="78FCBCE3"/>
    <w:rsid w:val="79133621"/>
    <w:rsid w:val="7917749B"/>
    <w:rsid w:val="791B60BC"/>
    <w:rsid w:val="79271162"/>
    <w:rsid w:val="79446A08"/>
    <w:rsid w:val="794FAD82"/>
    <w:rsid w:val="7956C9C7"/>
    <w:rsid w:val="7972AE73"/>
    <w:rsid w:val="7998D15F"/>
    <w:rsid w:val="7999C855"/>
    <w:rsid w:val="79AADB61"/>
    <w:rsid w:val="79DBFD77"/>
    <w:rsid w:val="7A1886C9"/>
    <w:rsid w:val="7A200760"/>
    <w:rsid w:val="7A20E1D4"/>
    <w:rsid w:val="7A3788C0"/>
    <w:rsid w:val="7A4826BE"/>
    <w:rsid w:val="7A4D9291"/>
    <w:rsid w:val="7AC85699"/>
    <w:rsid w:val="7AE4ACE2"/>
    <w:rsid w:val="7B24F770"/>
    <w:rsid w:val="7B2CC547"/>
    <w:rsid w:val="7B2CF8DB"/>
    <w:rsid w:val="7B42B5D6"/>
    <w:rsid w:val="7B559A2F"/>
    <w:rsid w:val="7B73C9E0"/>
    <w:rsid w:val="7B794030"/>
    <w:rsid w:val="7BABCBAE"/>
    <w:rsid w:val="7BE56E13"/>
    <w:rsid w:val="7BF6C205"/>
    <w:rsid w:val="7BFE28C7"/>
    <w:rsid w:val="7C0B4518"/>
    <w:rsid w:val="7C1473E0"/>
    <w:rsid w:val="7C3988ED"/>
    <w:rsid w:val="7C449B13"/>
    <w:rsid w:val="7C5B6262"/>
    <w:rsid w:val="7CA8C618"/>
    <w:rsid w:val="7CDDD73C"/>
    <w:rsid w:val="7CDEDB55"/>
    <w:rsid w:val="7CF9D33F"/>
    <w:rsid w:val="7D0240A1"/>
    <w:rsid w:val="7D0743EE"/>
    <w:rsid w:val="7D25BC95"/>
    <w:rsid w:val="7D2B40B9"/>
    <w:rsid w:val="7D46542C"/>
    <w:rsid w:val="7D50EA12"/>
    <w:rsid w:val="7D6CB2E0"/>
    <w:rsid w:val="7D807E7F"/>
    <w:rsid w:val="7D8954B6"/>
    <w:rsid w:val="7DDC9B35"/>
    <w:rsid w:val="7DFAD536"/>
    <w:rsid w:val="7E04062A"/>
    <w:rsid w:val="7E1CE39F"/>
    <w:rsid w:val="7E20D30F"/>
    <w:rsid w:val="7E3E6AA9"/>
    <w:rsid w:val="7E62A552"/>
    <w:rsid w:val="7E7C26FC"/>
    <w:rsid w:val="7E851B52"/>
    <w:rsid w:val="7E87924C"/>
    <w:rsid w:val="7E8C76FC"/>
    <w:rsid w:val="7E94AF69"/>
    <w:rsid w:val="7E9C5A18"/>
    <w:rsid w:val="7EB505BD"/>
    <w:rsid w:val="7EBFEEAD"/>
    <w:rsid w:val="7ECD2BD7"/>
    <w:rsid w:val="7EF88A71"/>
    <w:rsid w:val="7F1CBEBE"/>
    <w:rsid w:val="7F22FE43"/>
    <w:rsid w:val="7F3C06EB"/>
    <w:rsid w:val="7F4132F4"/>
    <w:rsid w:val="7F4DCE3F"/>
    <w:rsid w:val="7F99EAB2"/>
    <w:rsid w:val="7FC0B9E1"/>
    <w:rsid w:val="7FF06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F4487"/>
  <w15:chartTrackingRefBased/>
  <w15:docId w15:val="{9880F15A-C04B-403C-95B2-AE440024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873B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873B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873BC3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873BC31"/>
    <w:pPr>
      <w:spacing w:after="100"/>
    </w:pPr>
  </w:style>
  <w:style w:type="character" w:styleId="Hyperlink">
    <w:name w:val="Hyperlink"/>
    <w:basedOn w:val="DefaultParagraphFont"/>
    <w:uiPriority w:val="99"/>
    <w:unhideWhenUsed/>
    <w:rsid w:val="0873BC31"/>
    <w:rPr>
      <w:color w:val="467886"/>
      <w:u w:val="single"/>
    </w:rPr>
  </w:style>
  <w:style w:type="paragraph" w:styleId="TOC2">
    <w:name w:val="toc 2"/>
    <w:basedOn w:val="Normal"/>
    <w:next w:val="Normal"/>
    <w:uiPriority w:val="39"/>
    <w:unhideWhenUsed/>
    <w:rsid w:val="0873BC31"/>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2BAA8972"/>
    <w:pPr>
      <w:spacing w:after="100"/>
      <w:ind w:left="440"/>
    </w:pPr>
  </w:style>
  <w:style w:type="paragraph" w:styleId="ListParagraph">
    <w:name w:val="List Paragraph"/>
    <w:basedOn w:val="Normal"/>
    <w:uiPriority w:val="34"/>
    <w:qFormat/>
    <w:rsid w:val="2BAA8972"/>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TMLCode">
    <w:name w:val="HTML Code"/>
    <w:basedOn w:val="DefaultParagraphFont"/>
    <w:uiPriority w:val="99"/>
    <w:semiHidden/>
    <w:unhideWhenUsed/>
    <w:rsid w:val="00173F8D"/>
    <w:rPr>
      <w:rFonts w:ascii="Courier New" w:eastAsia="Times New Roman" w:hAnsi="Courier New" w:cs="Courier New"/>
      <w:sz w:val="20"/>
      <w:szCs w:val="20"/>
    </w:rPr>
  </w:style>
  <w:style w:type="table" w:styleId="PlainTable4">
    <w:name w:val="Plain Table 4"/>
    <w:basedOn w:val="TableNormal"/>
    <w:uiPriority w:val="44"/>
    <w:rsid w:val="003975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F7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C0"/>
  </w:style>
  <w:style w:type="paragraph" w:styleId="Footer">
    <w:name w:val="footer"/>
    <w:basedOn w:val="Normal"/>
    <w:link w:val="FooterChar"/>
    <w:uiPriority w:val="99"/>
    <w:unhideWhenUsed/>
    <w:rsid w:val="009F71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oogle.com/url?q=https://doi.org/10.35870/jtik.v7i4.1830&amp;sa=D&amp;source=docs&amp;ust=1766983878359626&amp;usg=AOvVaw2_decW7YZcxPH7DXGaazmj" TargetMode="External"/><Relationship Id="rId7" Type="http://schemas.openxmlformats.org/officeDocument/2006/relationships/hyperlink" Target="https://pdfs.semanticscholar.org/5904/9ee560639d1e454b7f9a41497e24fa9cb4bb.pdf" TargetMode="External"/><Relationship Id="rId2" Type="http://schemas.openxmlformats.org/officeDocument/2006/relationships/hyperlink" Target="https://www.google.com/url?q=https://doi.org/10.11591/ijeecs.v34.i1.pp548-555&amp;sa=D&amp;source=docs&amp;ust=1766983878359486&amp;usg=AOvVaw2XSQhjqnm2RnWJacBzUyuu" TargetMode="External"/><Relationship Id="rId1" Type="http://schemas.openxmlformats.org/officeDocument/2006/relationships/hyperlink" Target="https://www.google.com/url?q=https://doi.org/10.33086/atcsj.v5i2.3751&amp;sa=D&amp;source=docs&amp;ust=1766983878349701&amp;usg=AOvVaw2VxOrp9z0b28dMCl7GiUyq" TargetMode="External"/><Relationship Id="rId6" Type="http://schemas.openxmlformats.org/officeDocument/2006/relationships/hyperlink" Target="https://pdfs.semanticscholar.org/5904/9ee560639d1e454b7f9a41497e24fa9cb4bb.pdf" TargetMode="External"/><Relationship Id="rId5" Type="http://schemas.openxmlformats.org/officeDocument/2006/relationships/hyperlink" Target="http://repository.lppm.unila.ac.id/5946/1/023.pdf" TargetMode="External"/><Relationship Id="rId4" Type="http://schemas.openxmlformats.org/officeDocument/2006/relationships/hyperlink" Target="http://repository.lppm.unila.ac.id/5946/1/023.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pdfs.semanticscholar.org/5904/9ee560639d1e454b7f9a41497e24fa9cb4bb.pdf"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mdpi.com/2071-1050/15/11/8780" TargetMode="External"/><Relationship Id="rId47" Type="http://schemas.openxmlformats.org/officeDocument/2006/relationships/hyperlink" Target="https://doi.org/10.32628/cseit241061219" TargetMode="External"/><Relationship Id="rId50" Type="http://schemas.openxmlformats.org/officeDocument/2006/relationships/hyperlink" Target="https://iopscience.iop.org/article/10.1088/1757-899X/434/1/01225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news.sap.com/2023/10/sap-btp-use-cases-deeper-broader-faster/" TargetMode="External"/><Relationship Id="rId45" Type="http://schemas.openxmlformats.org/officeDocument/2006/relationships/hyperlink" Target="http://repository.lppm.unila.ac.id/5946/1/023.pdf"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journal2.unusa.ac.id/index.php/ATCSJ/article/download/3751/1950"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researchgate.net/profile/Melda-Manuhutu-2/publication/329362873_Academic_Information_System_for_Student_Case_Study_Victory_University_of_Sorong/links/5c04b1ec45851523d159b34b/Academic-Information-System-for-Student-Case-Study-Victory-University-of-Sorong.pdf" TargetMode="External"/><Relationship Id="rId48" Type="http://schemas.openxmlformats.org/officeDocument/2006/relationships/hyperlink" Target="https://sapinsider.org/event-presentations/exploring-sap-btp-reference-architecture-to-master-multi-cloud-and-platform-environments/"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11591/ijeecs.v34.i1.pp548-555" TargetMode="External"/><Relationship Id="rId46" Type="http://schemas.openxmlformats.org/officeDocument/2006/relationships/hyperlink" Target="https://arxiv.org/pdf/1309.5351" TargetMode="External"/><Relationship Id="rId20" Type="http://schemas.openxmlformats.org/officeDocument/2006/relationships/image" Target="media/image9.png"/><Relationship Id="rId41" Type="http://schemas.openxmlformats.org/officeDocument/2006/relationships/hyperlink" Target="https://apphaus.sap.com/project/kaust-transforms-campus-to-smart-city-with-sap-business-technology-platfor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news.sap.com/2022/10/sap-btp-use-cases-in-clou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ACE4E-27AF-46B6-95FA-97B7F856E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11906</Words>
  <Characters>67865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 JIA LIN</dc:creator>
  <cp:keywords/>
  <dc:description/>
  <cp:lastModifiedBy>Iman Abadi Mohd Nizwan</cp:lastModifiedBy>
  <cp:revision>6</cp:revision>
  <cp:lastPrinted>2025-12-30T13:14:00Z</cp:lastPrinted>
  <dcterms:created xsi:type="dcterms:W3CDTF">2025-12-30T13:08:00Z</dcterms:created>
  <dcterms:modified xsi:type="dcterms:W3CDTF">2026-01-12T17:38:00Z</dcterms:modified>
</cp:coreProperties>
</file>